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564C2" w:rsidR="006F2CA5" w:rsidP="002564C2" w:rsidRDefault="006F2CA5" w14:paraId="20241DFA" w14:textId="77777777">
      <w:pPr>
        <w:pBdr>
          <w:bottom w:val="single" w:color="auto" w:sz="4" w:space="0"/>
        </w:pBdr>
        <w:spacing w:before="156" w:beforeLines="5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EDUCATION</w:t>
      </w:r>
    </w:p>
    <w:p w:rsidRPr="002564C2" w:rsidR="00C00608" w:rsidP="00C00608" w:rsidRDefault="00C00608" w14:paraId="5FD1AEF8" w14:textId="067D6C18">
      <w:pPr>
        <w:rPr>
          <w:rFonts w:ascii="Times New Roman" w:hAnsi="Times New Roman" w:eastAsia="宋体" w:cs="Times New Roman"/>
          <w:sz w:val="22"/>
          <w:szCs w:val="22"/>
        </w:rPr>
      </w:pPr>
      <w:r w:rsidRPr="4283F6F7" w:rsidR="00C00608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>Boston University</w:t>
      </w:r>
      <w:r w:rsidRPr="4283F6F7" w:rsidR="003C2350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>, Boston, MA</w:t>
      </w:r>
      <w:r w:rsidRPr="4283F6F7" w:rsidR="00C00608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 xml:space="preserve">                                                                                                             </w:t>
      </w:r>
      <w:r w:rsidRPr="4283F6F7" w:rsidR="00D16AF5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 xml:space="preserve">   </w:t>
      </w:r>
      <w:r w:rsidRPr="4283F6F7" w:rsidR="00C00608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 xml:space="preserve">      </w:t>
      </w:r>
      <w:r w:rsidRPr="4283F6F7" w:rsidR="00C00608">
        <w:rPr>
          <w:rFonts w:ascii="Times New Roman" w:hAnsi="Times New Roman" w:eastAsia="宋体" w:cs="Times New Roman"/>
          <w:sz w:val="22"/>
          <w:szCs w:val="22"/>
        </w:rPr>
        <w:t>09/2020-</w:t>
      </w:r>
      <w:r w:rsidRPr="4283F6F7" w:rsidR="639B07FF">
        <w:rPr>
          <w:rFonts w:ascii="Times New Roman" w:hAnsi="Times New Roman" w:eastAsia="宋体" w:cs="Times New Roman"/>
          <w:sz w:val="22"/>
          <w:szCs w:val="22"/>
        </w:rPr>
        <w:t>Present</w:t>
      </w:r>
    </w:p>
    <w:p w:rsidR="003C2350" w:rsidP="003C2350" w:rsidRDefault="00C00608" w14:paraId="7F950138" w14:textId="77777777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 w:rsidRPr="003C2350">
        <w:rPr>
          <w:rFonts w:ascii="Times New Roman" w:hAnsi="Times New Roman" w:eastAsia="宋体" w:cs="Times New Roman"/>
          <w:sz w:val="22"/>
          <w:szCs w:val="22"/>
        </w:rPr>
        <w:t>Ph.D.</w:t>
      </w:r>
      <w:r w:rsidRPr="002564C2">
        <w:rPr>
          <w:rFonts w:ascii="Times New Roman" w:hAnsi="Times New Roman" w:eastAsia="宋体" w:cs="Times New Roman"/>
          <w:sz w:val="22"/>
          <w:szCs w:val="22"/>
        </w:rPr>
        <w:t xml:space="preserve"> student</w:t>
      </w:r>
      <w:r w:rsidR="003C2350">
        <w:rPr>
          <w:rFonts w:ascii="Times New Roman" w:hAnsi="Times New Roman" w:eastAsia="宋体" w:cs="Times New Roman"/>
          <w:sz w:val="22"/>
          <w:szCs w:val="22"/>
        </w:rPr>
        <w:t>,</w:t>
      </w:r>
      <w:r w:rsidRPr="002564C2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="003C2350">
        <w:rPr>
          <w:rFonts w:ascii="Times New Roman" w:hAnsi="Times New Roman" w:eastAsia="宋体" w:cs="Times New Roman"/>
          <w:sz w:val="22"/>
          <w:szCs w:val="22"/>
        </w:rPr>
        <w:t>Department of</w:t>
      </w:r>
      <w:r w:rsidRPr="002564C2" w:rsidR="00D03F8A">
        <w:rPr>
          <w:rFonts w:ascii="Times New Roman" w:hAnsi="Times New Roman" w:eastAsia="宋体" w:cs="Times New Roman"/>
          <w:sz w:val="22"/>
          <w:szCs w:val="22"/>
        </w:rPr>
        <w:t xml:space="preserve"> Engineering</w:t>
      </w:r>
    </w:p>
    <w:p w:rsidR="003C2350" w:rsidP="003C2350" w:rsidRDefault="00C00608" w14:paraId="75C1543A" w14:textId="77777777">
      <w:pPr>
        <w:tabs>
          <w:tab w:val="left" w:pos="170"/>
        </w:tabs>
        <w:rPr>
          <w:rFonts w:ascii="Times New Roman" w:hAnsi="Times New Roman" w:eastAsia="宋体" w:cs="Times New Roman"/>
          <w:b/>
          <w:bCs/>
          <w:sz w:val="22"/>
          <w:szCs w:val="22"/>
        </w:rPr>
      </w:pPr>
      <w:r w:rsidRPr="002564C2">
        <w:rPr>
          <w:rFonts w:ascii="Times New Roman" w:hAnsi="Times New Roman" w:eastAsia="宋体" w:cs="Times New Roman"/>
          <w:sz w:val="22"/>
          <w:szCs w:val="22"/>
        </w:rPr>
        <w:t xml:space="preserve">GPA: </w:t>
      </w:r>
      <w:r w:rsidRPr="003C2350">
        <w:rPr>
          <w:rFonts w:ascii="Times New Roman" w:hAnsi="Times New Roman" w:eastAsia="宋体" w:cs="Times New Roman"/>
          <w:sz w:val="22"/>
          <w:szCs w:val="22"/>
        </w:rPr>
        <w:t>3.91/4.00</w:t>
      </w:r>
    </w:p>
    <w:p w:rsidRPr="003C2350" w:rsidR="003C2350" w:rsidP="003C2350" w:rsidRDefault="003C2350" w14:paraId="0CB61B62" w14:textId="0D56C721">
      <w:pPr>
        <w:pStyle w:val="ListParagraph"/>
        <w:numPr>
          <w:ilvl w:val="0"/>
          <w:numId w:val="9"/>
        </w:numPr>
        <w:tabs>
          <w:tab w:val="left" w:pos="170"/>
        </w:tabs>
        <w:spacing w:after="156" w:afterLines="50"/>
        <w:ind w:left="884" w:hanging="442" w:firstLineChars="0"/>
        <w:rPr>
          <w:rFonts w:ascii="Times New Roman" w:hAnsi="Times New Roman" w:eastAsia="宋体" w:cs="Times New Roman"/>
          <w:b/>
          <w:bCs/>
          <w:sz w:val="22"/>
          <w:szCs w:val="22"/>
        </w:rPr>
      </w:pPr>
      <w:r w:rsidRPr="003C2350">
        <w:rPr>
          <w:rFonts w:hint="eastAsia" w:ascii="Times New Roman" w:hAnsi="Times New Roman" w:eastAsia="宋体" w:cs="Times New Roman"/>
          <w:sz w:val="22"/>
          <w:szCs w:val="22"/>
        </w:rPr>
        <w:t>R</w:t>
      </w:r>
      <w:r w:rsidRPr="003C2350">
        <w:rPr>
          <w:rFonts w:ascii="Times New Roman" w:hAnsi="Times New Roman" w:eastAsia="宋体" w:cs="Times New Roman"/>
          <w:sz w:val="22"/>
          <w:szCs w:val="22"/>
        </w:rPr>
        <w:t xml:space="preserve">esearch focus on </w:t>
      </w:r>
      <w:r w:rsidR="00951A06">
        <w:rPr>
          <w:rFonts w:ascii="Times New Roman" w:hAnsi="Times New Roman" w:eastAsia="宋体" w:cs="Times New Roman"/>
          <w:sz w:val="22"/>
          <w:szCs w:val="22"/>
        </w:rPr>
        <w:t xml:space="preserve">microfluidic </w:t>
      </w:r>
      <w:r w:rsidRPr="003C2350">
        <w:rPr>
          <w:rFonts w:ascii="Times New Roman" w:hAnsi="Times New Roman" w:eastAsia="宋体" w:cs="Times New Roman"/>
          <w:sz w:val="22"/>
          <w:szCs w:val="22"/>
        </w:rPr>
        <w:t>CAD tools and algorithms in synthetic biology applications</w:t>
      </w:r>
      <w:r w:rsidR="002029D9">
        <w:rPr>
          <w:rFonts w:ascii="Times New Roman" w:hAnsi="Times New Roman" w:eastAsia="宋体" w:cs="Times New Roman"/>
          <w:sz w:val="22"/>
          <w:szCs w:val="22"/>
        </w:rPr>
        <w:t>.</w:t>
      </w:r>
    </w:p>
    <w:p w:rsidRPr="002564C2" w:rsidR="006F2CA5" w:rsidP="00D326D8" w:rsidRDefault="006F2CA5" w14:paraId="249ECA14" w14:textId="797B275E">
      <w:pPr>
        <w:rPr>
          <w:rFonts w:ascii="Times New Roman" w:hAnsi="Times New Roman" w:eastAsia="宋体" w:cs="Times New Roman"/>
          <w:b/>
          <w:bCs/>
          <w:sz w:val="22"/>
          <w:szCs w:val="22"/>
        </w:rPr>
      </w:pPr>
      <w:r w:rsidRPr="003C2350">
        <w:rPr>
          <w:rFonts w:ascii="Times New Roman" w:hAnsi="Times New Roman" w:eastAsia="宋体" w:cs="Times New Roman"/>
          <w:b/>
          <w:bCs/>
          <w:sz w:val="22"/>
          <w:szCs w:val="22"/>
        </w:rPr>
        <w:t>University of Electronic Science and Technology of China</w:t>
      </w:r>
      <w:r w:rsidR="000A196A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(UESTC)</w:t>
      </w:r>
      <w:r w:rsidR="005A271F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, Chengdu, China </w:t>
      </w: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 </w:t>
      </w:r>
      <w:r w:rsidRPr="002564C2" w:rsidR="00D326D8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</w:t>
      </w:r>
      <w:r w:rsidR="003C2350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</w:t>
      </w:r>
      <w:r w:rsidRPr="002564C2" w:rsidR="00D326D8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 w:rsidR="00F62EBF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 w:rsidRPr="002564C2" w:rsidR="00D16AF5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</w:t>
      </w:r>
      <w:r w:rsidRPr="002564C2">
        <w:rPr>
          <w:rFonts w:ascii="Times New Roman" w:hAnsi="Times New Roman" w:eastAsia="宋体" w:cs="Times New Roman"/>
          <w:sz w:val="22"/>
          <w:szCs w:val="22"/>
        </w:rPr>
        <w:t>09/2016-06/2020</w:t>
      </w:r>
    </w:p>
    <w:p w:rsidRPr="003C2350" w:rsidR="003C2350" w:rsidP="003C2350" w:rsidRDefault="006F2CA5" w14:paraId="4481A3B4" w14:textId="2CE88520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 w:rsidRPr="003C2350">
        <w:rPr>
          <w:rFonts w:ascii="Times New Roman" w:hAnsi="Times New Roman" w:eastAsia="宋体" w:cs="Times New Roman"/>
          <w:sz w:val="22"/>
          <w:szCs w:val="22"/>
        </w:rPr>
        <w:t>B</w:t>
      </w:r>
      <w:r w:rsidRPr="003C2350" w:rsidR="00D16AF5">
        <w:rPr>
          <w:rFonts w:ascii="Times New Roman" w:hAnsi="Times New Roman" w:eastAsia="宋体" w:cs="Times New Roman"/>
          <w:sz w:val="22"/>
          <w:szCs w:val="22"/>
        </w:rPr>
        <w:t>.E</w:t>
      </w:r>
      <w:r w:rsidR="005A271F">
        <w:rPr>
          <w:rFonts w:ascii="Times New Roman" w:hAnsi="Times New Roman" w:eastAsia="宋体" w:cs="Times New Roman"/>
          <w:sz w:val="22"/>
          <w:szCs w:val="22"/>
        </w:rPr>
        <w:t xml:space="preserve">, Department of Software Engineering </w:t>
      </w:r>
      <w:r w:rsidRPr="005A271F" w:rsidR="005A271F">
        <w:rPr>
          <w:rFonts w:ascii="Times New Roman" w:hAnsi="Times New Roman" w:eastAsia="宋体" w:cs="Times New Roman"/>
          <w:i/>
          <w:iCs/>
          <w:sz w:val="22"/>
          <w:szCs w:val="22"/>
        </w:rPr>
        <w:t>(Elite program)</w:t>
      </w:r>
    </w:p>
    <w:p w:rsidRPr="003C2350" w:rsidR="00D03F8A" w:rsidP="003C2350" w:rsidRDefault="006F2CA5" w14:paraId="521F8046" w14:textId="19C5635D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 w:rsidRPr="003C2350">
        <w:rPr>
          <w:rFonts w:ascii="Times New Roman" w:hAnsi="Times New Roman" w:eastAsia="宋体" w:cs="Times New Roman"/>
          <w:sz w:val="22"/>
          <w:szCs w:val="22"/>
        </w:rPr>
        <w:t>GPA: 3.9</w:t>
      </w:r>
      <w:r w:rsidRPr="003C2350" w:rsidR="00DD096F">
        <w:rPr>
          <w:rFonts w:ascii="Times New Roman" w:hAnsi="Times New Roman" w:eastAsia="宋体" w:cs="Times New Roman"/>
          <w:sz w:val="22"/>
          <w:szCs w:val="22"/>
        </w:rPr>
        <w:t>4</w:t>
      </w:r>
      <w:r w:rsidRPr="003C2350">
        <w:rPr>
          <w:rFonts w:ascii="Times New Roman" w:hAnsi="Times New Roman" w:eastAsia="宋体" w:cs="Times New Roman"/>
          <w:sz w:val="22"/>
          <w:szCs w:val="22"/>
        </w:rPr>
        <w:t>/4.00</w:t>
      </w:r>
      <w:r w:rsidRPr="003C2350" w:rsidR="00930055">
        <w:rPr>
          <w:rFonts w:ascii="Times New Roman" w:hAnsi="Times New Roman" w:eastAsia="宋体" w:cs="Times New Roman"/>
          <w:sz w:val="22"/>
          <w:szCs w:val="22"/>
        </w:rPr>
        <w:t xml:space="preserve"> (</w:t>
      </w:r>
      <w:r w:rsidRPr="003C2350" w:rsidR="00D03F8A">
        <w:rPr>
          <w:rFonts w:ascii="Times New Roman" w:hAnsi="Times New Roman" w:eastAsia="宋体" w:cs="Times New Roman"/>
          <w:sz w:val="22"/>
          <w:szCs w:val="22"/>
        </w:rPr>
        <w:t xml:space="preserve">Rank: </w:t>
      </w:r>
      <w:r w:rsidRPr="003C2350" w:rsidR="00C00608">
        <w:rPr>
          <w:rFonts w:ascii="Times New Roman" w:hAnsi="Times New Roman" w:eastAsia="宋体" w:cs="Times New Roman"/>
          <w:sz w:val="22"/>
          <w:szCs w:val="22"/>
        </w:rPr>
        <w:t>6</w:t>
      </w:r>
      <w:r w:rsidRPr="003C2350" w:rsidR="00930055">
        <w:rPr>
          <w:rFonts w:ascii="Times New Roman" w:hAnsi="Times New Roman" w:eastAsia="宋体" w:cs="Times New Roman"/>
          <w:sz w:val="22"/>
          <w:szCs w:val="22"/>
        </w:rPr>
        <w:t>/</w:t>
      </w:r>
      <w:r w:rsidRPr="003C2350" w:rsidR="00C00608">
        <w:rPr>
          <w:rFonts w:ascii="Times New Roman" w:hAnsi="Times New Roman" w:eastAsia="宋体" w:cs="Times New Roman"/>
          <w:sz w:val="22"/>
          <w:szCs w:val="22"/>
        </w:rPr>
        <w:t>740</w:t>
      </w:r>
      <w:r w:rsidRPr="003C2350" w:rsidR="00930055">
        <w:rPr>
          <w:rFonts w:ascii="Times New Roman" w:hAnsi="Times New Roman" w:eastAsia="宋体" w:cs="Times New Roman"/>
          <w:sz w:val="22"/>
          <w:szCs w:val="22"/>
        </w:rPr>
        <w:t>)</w:t>
      </w:r>
    </w:p>
    <w:p w:rsidRPr="003C2350" w:rsidR="002564C2" w:rsidP="005A271F" w:rsidRDefault="002564C2" w14:paraId="675B6D13" w14:textId="29B9414D">
      <w:pPr>
        <w:pStyle w:val="ListParagraph"/>
        <w:numPr>
          <w:ilvl w:val="0"/>
          <w:numId w:val="9"/>
        </w:numPr>
        <w:spacing w:after="156" w:afterLines="50"/>
        <w:ind w:left="884" w:hanging="442" w:firstLineChars="0"/>
        <w:rPr>
          <w:rFonts w:ascii="Times New Roman" w:hAnsi="Times New Roman" w:eastAsia="宋体" w:cs="Times New Roman"/>
          <w:sz w:val="22"/>
          <w:szCs w:val="22"/>
        </w:rPr>
      </w:pPr>
      <w:r w:rsidRPr="003C2350">
        <w:rPr>
          <w:rFonts w:hint="eastAsia" w:ascii="Times New Roman" w:hAnsi="Times New Roman" w:eastAsia="宋体" w:cs="Times New Roman"/>
          <w:sz w:val="22"/>
          <w:szCs w:val="22"/>
        </w:rPr>
        <w:t>S</w:t>
      </w:r>
      <w:r w:rsidRPr="003C2350">
        <w:rPr>
          <w:rFonts w:ascii="Times New Roman" w:hAnsi="Times New Roman" w:eastAsia="宋体" w:cs="Times New Roman"/>
          <w:sz w:val="22"/>
          <w:szCs w:val="22"/>
        </w:rPr>
        <w:t xml:space="preserve">enior Theis: </w:t>
      </w:r>
      <w:r w:rsidRPr="003C2350" w:rsidR="003C2350">
        <w:rPr>
          <w:rFonts w:ascii="Times New Roman" w:hAnsi="Times New Roman" w:eastAsia="宋体" w:cs="Times New Roman"/>
          <w:sz w:val="22"/>
          <w:szCs w:val="22"/>
        </w:rPr>
        <w:t>Analysis of Postoperative Applications of Pose Tracking Algorithms.</w:t>
      </w:r>
    </w:p>
    <w:p w:rsidRPr="002564C2" w:rsidR="006F2CA5" w:rsidP="00D03F8A" w:rsidRDefault="006F2CA5" w14:paraId="4B9D59CD" w14:textId="09DE4204">
      <w:pPr>
        <w:rPr>
          <w:rFonts w:ascii="Times New Roman" w:hAnsi="Times New Roman" w:eastAsia="宋体" w:cs="Times New Roman"/>
          <w:sz w:val="22"/>
          <w:szCs w:val="22"/>
        </w:rPr>
      </w:pPr>
      <w:r w:rsidRPr="005A271F">
        <w:rPr>
          <w:rFonts w:ascii="Times New Roman" w:hAnsi="Times New Roman" w:eastAsia="宋体" w:cs="Times New Roman"/>
          <w:b/>
          <w:bCs/>
          <w:sz w:val="22"/>
          <w:szCs w:val="22"/>
        </w:rPr>
        <w:t>University of California, Santa Barbar</w:t>
      </w:r>
      <w:r w:rsidRPr="005A271F" w:rsidR="005A271F">
        <w:rPr>
          <w:rFonts w:hint="eastAsia" w:ascii="Times New Roman" w:hAnsi="Times New Roman" w:eastAsia="宋体" w:cs="Times New Roman"/>
          <w:b/>
          <w:bCs/>
          <w:sz w:val="22"/>
          <w:szCs w:val="22"/>
        </w:rPr>
        <w:t>a</w:t>
      </w:r>
      <w:r w:rsidRPr="005A271F" w:rsidR="005A271F">
        <w:rPr>
          <w:rFonts w:ascii="Times New Roman" w:hAnsi="Times New Roman" w:eastAsia="宋体" w:cs="Times New Roman"/>
          <w:b/>
          <w:bCs/>
          <w:sz w:val="22"/>
          <w:szCs w:val="22"/>
        </w:rPr>
        <w:t>, CA</w:t>
      </w:r>
      <w:r w:rsidR="005A271F">
        <w:rPr>
          <w:rFonts w:ascii="Times New Roman" w:hAnsi="Times New Roman" w:eastAsia="宋体" w:cs="Times New Roman"/>
          <w:sz w:val="22"/>
          <w:szCs w:val="22"/>
        </w:rPr>
        <w:t xml:space="preserve">          </w:t>
      </w: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                                </w:t>
      </w:r>
      <w:r w:rsidRPr="002564C2" w:rsidR="002B56E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                                 </w:t>
      </w:r>
      <w:r w:rsidRPr="002564C2" w:rsidR="00D74099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 w:rsidRPr="002564C2" w:rsidR="002B56E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 w:rsidRPr="002564C2" w:rsidR="00D16AF5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 </w:t>
      </w:r>
      <w:r w:rsidRPr="002564C2" w:rsidR="00D74099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 w:rsidRPr="002564C2" w:rsidR="002B56E2">
        <w:rPr>
          <w:rFonts w:ascii="Times New Roman" w:hAnsi="Times New Roman" w:eastAsia="宋体" w:cs="Times New Roman"/>
          <w:bCs/>
          <w:sz w:val="22"/>
          <w:szCs w:val="22"/>
        </w:rPr>
        <w:t>01-03/2019</w:t>
      </w:r>
    </w:p>
    <w:p w:rsidRPr="002564C2" w:rsidR="006F2CA5" w:rsidP="005A271F" w:rsidRDefault="006F2CA5" w14:paraId="6E8AE3DD" w14:textId="4B802C6C">
      <w:pPr>
        <w:tabs>
          <w:tab w:val="left" w:pos="170"/>
        </w:tabs>
        <w:spacing w:after="156" w:afterLines="50"/>
        <w:rPr>
          <w:rFonts w:ascii="Times New Roman" w:hAnsi="Times New Roman" w:eastAsia="宋体" w:cs="Times New Roman"/>
          <w:sz w:val="22"/>
          <w:szCs w:val="22"/>
        </w:rPr>
      </w:pPr>
      <w:r w:rsidRPr="002564C2">
        <w:rPr>
          <w:rFonts w:ascii="Times New Roman" w:hAnsi="Times New Roman" w:eastAsia="宋体" w:cs="Times New Roman"/>
          <w:sz w:val="22"/>
          <w:szCs w:val="22"/>
        </w:rPr>
        <w:t>Exchange Program</w:t>
      </w:r>
    </w:p>
    <w:p w:rsidRPr="002564C2" w:rsidR="00C00608" w:rsidP="00C00608" w:rsidRDefault="00C00608" w14:paraId="1F576839" w14:textId="6CF18ECD">
      <w:pPr>
        <w:rPr>
          <w:rFonts w:ascii="Times New Roman" w:hAnsi="Times New Roman" w:eastAsia="宋体" w:cs="Times New Roman"/>
          <w:b/>
          <w:bCs/>
          <w:sz w:val="22"/>
          <w:szCs w:val="22"/>
        </w:rPr>
      </w:pPr>
      <w:r w:rsidRPr="005A271F">
        <w:rPr>
          <w:rFonts w:ascii="Times New Roman" w:hAnsi="Times New Roman" w:eastAsia="宋体" w:cs="Times New Roman"/>
          <w:b/>
          <w:bCs/>
          <w:sz w:val="22"/>
          <w:szCs w:val="22"/>
        </w:rPr>
        <w:t>National University of Singapore</w:t>
      </w:r>
      <w:r w:rsidRPr="005A271F" w:rsidR="005A271F">
        <w:rPr>
          <w:rFonts w:ascii="Times New Roman" w:hAnsi="Times New Roman" w:eastAsia="宋体" w:cs="Times New Roman"/>
          <w:b/>
          <w:bCs/>
          <w:sz w:val="22"/>
          <w:szCs w:val="22"/>
        </w:rPr>
        <w:t>, Singapore</w:t>
      </w: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</w:t>
      </w:r>
      <w:r w:rsidRPr="002564C2" w:rsidR="00D03F8A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                 </w:t>
      </w: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                                                       </w:t>
      </w:r>
      <w:r w:rsidRPr="002564C2" w:rsidR="00D16AF5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    </w:t>
      </w: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 </w:t>
      </w:r>
      <w:r w:rsidRPr="002564C2">
        <w:rPr>
          <w:rFonts w:ascii="Times New Roman" w:hAnsi="Times New Roman" w:eastAsia="宋体" w:cs="Times New Roman"/>
          <w:sz w:val="22"/>
          <w:szCs w:val="22"/>
        </w:rPr>
        <w:t>07-08/2017</w:t>
      </w:r>
    </w:p>
    <w:p w:rsidR="00D03F8A" w:rsidP="00951A06" w:rsidRDefault="00C00608" w14:paraId="6E06EA59" w14:textId="5B0AEB18">
      <w:pPr>
        <w:tabs>
          <w:tab w:val="left" w:pos="170"/>
        </w:tabs>
        <w:spacing w:after="156" w:afterLines="50"/>
        <w:rPr>
          <w:rFonts w:ascii="Times New Roman" w:hAnsi="Times New Roman" w:eastAsia="宋体" w:cs="Times New Roman"/>
          <w:sz w:val="22"/>
          <w:szCs w:val="22"/>
        </w:rPr>
      </w:pPr>
      <w:r w:rsidRPr="002564C2">
        <w:rPr>
          <w:rFonts w:ascii="Times New Roman" w:hAnsi="Times New Roman" w:eastAsia="宋体" w:cs="Times New Roman"/>
          <w:sz w:val="22"/>
          <w:szCs w:val="22"/>
        </w:rPr>
        <w:t>Visiting Student</w:t>
      </w:r>
    </w:p>
    <w:p w:rsidRPr="002564C2" w:rsidR="00951A06" w:rsidP="005A271F" w:rsidRDefault="00951A06" w14:paraId="6FD57A9E" w14:textId="5C0467B1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 w:rsidRPr="00B82ECF">
        <w:rPr>
          <w:rFonts w:hint="eastAsia" w:ascii="Times New Roman" w:hAnsi="Times New Roman" w:eastAsia="宋体" w:cs="Times New Roman"/>
          <w:b/>
          <w:bCs/>
          <w:sz w:val="22"/>
          <w:szCs w:val="22"/>
        </w:rPr>
        <w:t>R</w:t>
      </w:r>
      <w:r w:rsidRPr="00B82ECF">
        <w:rPr>
          <w:rFonts w:ascii="Times New Roman" w:hAnsi="Times New Roman" w:eastAsia="宋体" w:cs="Times New Roman"/>
          <w:b/>
          <w:bCs/>
          <w:sz w:val="22"/>
          <w:szCs w:val="22"/>
        </w:rPr>
        <w:t>elevant Coursework:</w:t>
      </w:r>
      <w:r>
        <w:rPr>
          <w:rFonts w:ascii="Times New Roman" w:hAnsi="Times New Roman" w:eastAsia="宋体" w:cs="Times New Roman"/>
          <w:sz w:val="22"/>
          <w:szCs w:val="22"/>
        </w:rPr>
        <w:t xml:space="preserve"> Advanced Data Structure and Algorithms, Advanced Discrete Mathematics, Computational Synthetic Biology, Discrete Stochastic Modelling</w:t>
      </w:r>
      <w:r w:rsidR="00B82ECF">
        <w:rPr>
          <w:rFonts w:ascii="Times New Roman" w:hAnsi="Times New Roman" w:eastAsia="宋体" w:cs="Times New Roman"/>
          <w:sz w:val="22"/>
          <w:szCs w:val="22"/>
        </w:rPr>
        <w:t>, Machine Learning, Hybrid System</w:t>
      </w:r>
      <w:r>
        <w:rPr>
          <w:rFonts w:ascii="Times New Roman" w:hAnsi="Times New Roman" w:eastAsia="宋体" w:cs="Times New Roman"/>
          <w:sz w:val="22"/>
          <w:szCs w:val="22"/>
        </w:rPr>
        <w:t>.</w:t>
      </w:r>
    </w:p>
    <w:p w:rsidRPr="002564C2" w:rsidR="002E218C" w:rsidP="002564C2" w:rsidRDefault="002E218C" w14:paraId="65052430" w14:textId="4EB1696B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>SKILLS</w:t>
      </w:r>
    </w:p>
    <w:p w:rsidRPr="002564C2" w:rsidR="002E218C" w:rsidP="002564C2" w:rsidRDefault="002E218C" w14:paraId="4CE9EB42" w14:textId="6E6BE71C">
      <w:pPr>
        <w:rPr>
          <w:rFonts w:ascii="Times New Roman" w:hAnsi="Times New Roman" w:eastAsia="宋体" w:cs="Times New Roman"/>
          <w:sz w:val="22"/>
          <w:szCs w:val="22"/>
        </w:rPr>
      </w:pP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Programming language: </w:t>
      </w:r>
      <w:r w:rsidRPr="002564C2">
        <w:rPr>
          <w:rFonts w:ascii="Times New Roman" w:hAnsi="Times New Roman" w:eastAsia="宋体" w:cs="Times New Roman"/>
          <w:sz w:val="22"/>
          <w:szCs w:val="22"/>
        </w:rPr>
        <w:t>Python, Java, C</w:t>
      </w:r>
      <w:r w:rsidRPr="002564C2" w:rsidR="00445D46">
        <w:rPr>
          <w:rFonts w:ascii="Times New Roman" w:hAnsi="Times New Roman" w:eastAsia="宋体" w:cs="Times New Roman"/>
          <w:sz w:val="22"/>
          <w:szCs w:val="22"/>
        </w:rPr>
        <w:t>/C++</w:t>
      </w:r>
      <w:r w:rsidRPr="002564C2">
        <w:rPr>
          <w:rFonts w:ascii="Times New Roman" w:hAnsi="Times New Roman" w:eastAsia="宋体" w:cs="Times New Roman"/>
          <w:sz w:val="22"/>
          <w:szCs w:val="22"/>
        </w:rPr>
        <w:t>, Typescript,</w:t>
      </w:r>
      <w:r w:rsidRPr="002564C2" w:rsidR="00450A04">
        <w:rPr>
          <w:rFonts w:ascii="Times New Roman" w:hAnsi="Times New Roman" w:eastAsia="宋体" w:cs="Times New Roman"/>
          <w:sz w:val="22"/>
          <w:szCs w:val="22"/>
        </w:rPr>
        <w:t xml:space="preserve"> HTML,</w:t>
      </w:r>
      <w:r w:rsidRPr="002564C2">
        <w:rPr>
          <w:rFonts w:ascii="Times New Roman" w:hAnsi="Times New Roman" w:eastAsia="宋体" w:cs="Times New Roman"/>
          <w:sz w:val="22"/>
          <w:szCs w:val="22"/>
        </w:rPr>
        <w:t xml:space="preserve"> Linux Shell</w:t>
      </w:r>
      <w:r w:rsidR="002029D9">
        <w:rPr>
          <w:rFonts w:ascii="Times New Roman" w:hAnsi="Times New Roman" w:eastAsia="宋体" w:cs="Times New Roman"/>
          <w:sz w:val="22"/>
          <w:szCs w:val="22"/>
        </w:rPr>
        <w:t>.</w:t>
      </w:r>
    </w:p>
    <w:p w:rsidR="00F62EBF" w:rsidP="0007646D" w:rsidRDefault="002E218C" w14:paraId="5C3113CA" w14:textId="07CE94EC">
      <w:pPr>
        <w:rPr>
          <w:rFonts w:ascii="Times New Roman" w:hAnsi="Times New Roman" w:eastAsia="宋体" w:cs="Times New Roman"/>
          <w:sz w:val="22"/>
          <w:szCs w:val="22"/>
        </w:rPr>
      </w:pP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Tools: </w:t>
      </w:r>
      <w:r w:rsidRPr="002564C2">
        <w:rPr>
          <w:rFonts w:ascii="Times New Roman" w:hAnsi="Times New Roman" w:eastAsia="宋体" w:cs="Times New Roman"/>
          <w:sz w:val="22"/>
          <w:szCs w:val="22"/>
        </w:rPr>
        <w:t>NetworkX, Tensorflow, Pytorch, Latex</w:t>
      </w:r>
      <w:r w:rsidR="00F62EBF">
        <w:rPr>
          <w:rFonts w:ascii="Times New Roman" w:hAnsi="Times New Roman" w:eastAsia="宋体" w:cs="Times New Roman"/>
          <w:sz w:val="22"/>
          <w:szCs w:val="22"/>
        </w:rPr>
        <w:t>, Fusion 360</w:t>
      </w:r>
      <w:r w:rsidR="002029D9">
        <w:rPr>
          <w:rFonts w:ascii="Times New Roman" w:hAnsi="Times New Roman" w:eastAsia="宋体" w:cs="Times New Roman"/>
          <w:sz w:val="22"/>
          <w:szCs w:val="22"/>
        </w:rPr>
        <w:t>.</w:t>
      </w:r>
    </w:p>
    <w:p w:rsidRPr="00F62EBF" w:rsidR="00F62EBF" w:rsidP="0007646D" w:rsidRDefault="00F62EBF" w14:paraId="47EFD962" w14:textId="2DF10A9F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>Manufacturing (microfluidics)</w:t>
      </w:r>
      <w:r w:rsidRPr="002564C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: </w:t>
      </w:r>
      <w:r>
        <w:rPr>
          <w:rFonts w:ascii="Times New Roman" w:hAnsi="Times New Roman" w:eastAsia="宋体" w:cs="Times New Roman"/>
          <w:sz w:val="22"/>
          <w:szCs w:val="22"/>
        </w:rPr>
        <w:t>CNC Milling, Laser Cutting.</w:t>
      </w:r>
    </w:p>
    <w:p w:rsidRPr="002564C2" w:rsidR="00530758" w:rsidP="002564C2" w:rsidRDefault="00530758" w14:paraId="6D3D1B4A" w14:textId="0D15B88B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2564C2">
        <w:rPr>
          <w:rFonts w:ascii="Times New Roman" w:hAnsi="Times New Roman" w:cs="Times New Roman"/>
          <w:b/>
          <w:sz w:val="24"/>
          <w:shd w:val="pct15" w:color="auto" w:fill="FFFFFF"/>
        </w:rPr>
        <w:t xml:space="preserve">EXPERIENCE </w:t>
      </w:r>
    </w:p>
    <w:p w:rsidR="002564C2" w:rsidP="00AB672F" w:rsidRDefault="00AB672F" w14:paraId="057EE814" w14:textId="6B7E7940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 w:rsidRPr="4283F6F7" w:rsidR="00AB672F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>R</w:t>
      </w:r>
      <w:r w:rsidRPr="4283F6F7" w:rsidR="00AB672F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 xml:space="preserve">esearch Assistant 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>| Boston University, CIDAR lab                                                                Boston, MA | 09/2020-</w:t>
      </w:r>
      <w:r w:rsidRPr="4283F6F7" w:rsidR="12E86E26">
        <w:rPr>
          <w:rFonts w:ascii="Times New Roman" w:hAnsi="Times New Roman" w:eastAsia="宋体" w:cs="Times New Roman"/>
          <w:sz w:val="22"/>
          <w:szCs w:val="22"/>
        </w:rPr>
        <w:t>Present</w:t>
      </w:r>
    </w:p>
    <w:p w:rsidR="00AB672F" w:rsidP="00E05E18" w:rsidRDefault="00AB672F" w14:paraId="1F07A2C3" w14:textId="102D1567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 w:rsidRPr="002029D9">
        <w:rPr>
          <w:rFonts w:ascii="Times New Roman" w:hAnsi="Times New Roman" w:eastAsia="宋体" w:cs="Times New Roman"/>
          <w:iCs/>
          <w:sz w:val="22"/>
          <w:szCs w:val="22"/>
        </w:rPr>
        <w:t>Supervisor: Prof. Douglas Densmore</w:t>
      </w:r>
    </w:p>
    <w:p w:rsidRPr="006421B8" w:rsidR="00E05E18" w:rsidP="00E05E18" w:rsidRDefault="006421B8" w14:paraId="6A794782" w14:textId="4A4C86F0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 w:rsidRPr="7F220AE2" w:rsidR="006421B8">
        <w:rPr>
          <w:rFonts w:ascii="Times New Roman" w:hAnsi="Times New Roman" w:eastAsia="宋体" w:cs="Times New Roman"/>
          <w:sz w:val="22"/>
          <w:szCs w:val="22"/>
        </w:rPr>
        <w:t>Conduct</w:t>
      </w:r>
      <w:del w:author="Shah, Komal Rajan" w:date="2023-06-19T22:40:16.05Z" w:id="662648074">
        <w:r w:rsidRPr="7F220AE2" w:rsidDel="006421B8">
          <w:rPr>
            <w:rFonts w:ascii="Times New Roman" w:hAnsi="Times New Roman" w:eastAsia="宋体" w:cs="Times New Roman"/>
            <w:sz w:val="22"/>
            <w:szCs w:val="22"/>
          </w:rPr>
          <w:delText>ed</w:delText>
        </w:r>
      </w:del>
      <w:r w:rsidRPr="7F220AE2" w:rsidR="006421B8">
        <w:rPr>
          <w:rFonts w:ascii="Times New Roman" w:hAnsi="Times New Roman" w:eastAsia="宋体" w:cs="Times New Roman"/>
          <w:sz w:val="22"/>
          <w:szCs w:val="22"/>
        </w:rPr>
        <w:t xml:space="preserve"> the development of </w:t>
      </w:r>
      <w:r w:rsidRPr="7F220AE2" w:rsidR="00C350FF">
        <w:rPr>
          <w:rFonts w:ascii="Times New Roman" w:hAnsi="Times New Roman" w:eastAsia="宋体" w:cs="Times New Roman"/>
          <w:sz w:val="22"/>
          <w:szCs w:val="22"/>
        </w:rPr>
        <w:t>CAD tools</w:t>
      </w:r>
      <w:r w:rsidRPr="7F220AE2" w:rsidR="00EC4B56">
        <w:rPr>
          <w:rFonts w:ascii="Times New Roman" w:hAnsi="Times New Roman" w:eastAsia="宋体" w:cs="Times New Roman"/>
          <w:sz w:val="22"/>
          <w:szCs w:val="22"/>
        </w:rPr>
        <w:t xml:space="preserve"> for microfluidic device</w:t>
      </w:r>
      <w:r w:rsidRPr="7F220AE2" w:rsidR="006421B8">
        <w:rPr>
          <w:rFonts w:ascii="Times New Roman" w:hAnsi="Times New Roman" w:eastAsia="宋体" w:cs="Times New Roman"/>
          <w:sz w:val="22"/>
          <w:szCs w:val="22"/>
        </w:rPr>
        <w:t>s</w:t>
      </w:r>
      <w:r w:rsidRPr="7F220AE2" w:rsidR="00EC4B56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C350FF">
        <w:rPr>
          <w:rFonts w:ascii="Times New Roman" w:hAnsi="Times New Roman" w:eastAsia="宋体" w:cs="Times New Roman"/>
          <w:sz w:val="22"/>
          <w:szCs w:val="22"/>
        </w:rPr>
        <w:t>that can be</w:t>
      </w:r>
      <w:r w:rsidRPr="7F220AE2" w:rsidR="00C350FF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C350FF">
        <w:rPr>
          <w:rFonts w:ascii="Times New Roman" w:hAnsi="Times New Roman" w:eastAsia="宋体" w:cs="Times New Roman"/>
          <w:sz w:val="22"/>
          <w:szCs w:val="22"/>
        </w:rPr>
        <w:t>easily used for biology researchers</w:t>
      </w:r>
      <w:r w:rsidRPr="7F220AE2" w:rsidR="00E05E18">
        <w:rPr>
          <w:rFonts w:ascii="Times New Roman" w:hAnsi="Times New Roman" w:eastAsia="宋体" w:cs="Times New Roman"/>
          <w:sz w:val="22"/>
          <w:szCs w:val="22"/>
        </w:rPr>
        <w:t xml:space="preserve">. </w:t>
      </w:r>
    </w:p>
    <w:p w:rsidR="00E05E18" w:rsidP="00C350FF" w:rsidRDefault="00E05E18" w14:paraId="4DFBDBE2" w14:textId="460F018B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 w:rsidRPr="7F220AE2" w:rsidR="00E05E18">
        <w:rPr>
          <w:rFonts w:ascii="Times New Roman" w:hAnsi="Times New Roman" w:eastAsia="宋体" w:cs="Times New Roman"/>
          <w:sz w:val="22"/>
          <w:szCs w:val="22"/>
        </w:rPr>
        <w:t>Implement</w:t>
      </w:r>
      <w:del w:author="Shah, Komal Rajan" w:date="2023-06-19T22:41:07.346Z" w:id="633200623">
        <w:r w:rsidRPr="7F220AE2" w:rsidDel="006421B8">
          <w:rPr>
            <w:rFonts w:ascii="Times New Roman" w:hAnsi="Times New Roman" w:eastAsia="宋体" w:cs="Times New Roman"/>
            <w:sz w:val="22"/>
            <w:szCs w:val="22"/>
          </w:rPr>
          <w:delText>ed</w:delText>
        </w:r>
        <w:r w:rsidRPr="7F220AE2" w:rsidDel="00E05E18">
          <w:rPr>
            <w:rFonts w:ascii="Times New Roman" w:hAnsi="Times New Roman" w:eastAsia="宋体" w:cs="Times New Roman"/>
            <w:sz w:val="22"/>
            <w:szCs w:val="22"/>
          </w:rPr>
          <w:delText xml:space="preserve"> </w:delText>
        </w:r>
      </w:del>
      <w:r w:rsidRPr="7F220AE2" w:rsidR="00C350FF">
        <w:rPr>
          <w:rFonts w:ascii="Times New Roman" w:hAnsi="Times New Roman" w:eastAsia="宋体" w:cs="Times New Roman"/>
          <w:sz w:val="22"/>
          <w:szCs w:val="22"/>
        </w:rPr>
        <w:t>algorithms with specific constraints and requirements.</w:t>
      </w:r>
    </w:p>
    <w:p w:rsidRPr="006421B8" w:rsidR="00EA249B" w:rsidP="00E05E18" w:rsidRDefault="00EA249B" w14:paraId="480D9266" w14:textId="7A859CA0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r w:rsidRPr="7F220AE2" w:rsidR="00EA249B">
        <w:rPr>
          <w:rFonts w:ascii="Times New Roman" w:hAnsi="Times New Roman" w:eastAsia="宋体" w:cs="Times New Roman"/>
          <w:sz w:val="22"/>
          <w:szCs w:val="22"/>
        </w:rPr>
        <w:t>C</w:t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>reat</w:t>
      </w:r>
      <w:del w:author="Shah, Komal Rajan" w:date="2023-06-19T22:41:10.837Z" w:id="1665702501">
        <w:r w:rsidRPr="7F220AE2" w:rsidDel="00EA249B">
          <w:rPr>
            <w:rFonts w:ascii="Times New Roman" w:hAnsi="Times New Roman" w:eastAsia="宋体" w:cs="Times New Roman"/>
            <w:sz w:val="22"/>
            <w:szCs w:val="22"/>
          </w:rPr>
          <w:delText>ed</w:delText>
        </w:r>
      </w:del>
      <w:r w:rsidRPr="7F220AE2" w:rsidR="00EA249B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A73D65">
        <w:rPr>
          <w:rFonts w:ascii="Times New Roman" w:hAnsi="Times New Roman" w:eastAsia="宋体" w:cs="Times New Roman"/>
          <w:sz w:val="22"/>
          <w:szCs w:val="22"/>
        </w:rPr>
        <w:t xml:space="preserve">and </w:t>
      </w:r>
      <w:commentRangeStart w:id="1140756792"/>
      <w:r w:rsidRPr="7F220AE2" w:rsidR="00A73D65">
        <w:rPr>
          <w:rFonts w:ascii="Times New Roman" w:hAnsi="Times New Roman" w:eastAsia="宋体" w:cs="Times New Roman"/>
          <w:sz w:val="22"/>
          <w:szCs w:val="22"/>
        </w:rPr>
        <w:t>e</w:t>
      </w:r>
      <w:r w:rsidRPr="7F220AE2" w:rsidR="00A73D65">
        <w:rPr>
          <w:rFonts w:ascii="Times New Roman" w:hAnsi="Times New Roman" w:eastAsia="宋体" w:cs="Times New Roman"/>
          <w:sz w:val="22"/>
          <w:szCs w:val="22"/>
          <w:highlight w:val="yellow"/>
          <w:rPrChange w:author="Shah, Komal Rajan" w:date="2023-06-19T22:41:32.157Z" w:id="234727109">
            <w:rPr>
              <w:rFonts w:ascii="Times New Roman" w:hAnsi="Times New Roman" w:eastAsia="宋体" w:cs="Times New Roman"/>
              <w:sz w:val="22"/>
              <w:szCs w:val="22"/>
            </w:rPr>
          </w:rPrChange>
        </w:rPr>
        <w:t>nlarge</w:t>
      </w:r>
      <w:del w:author="Shah, Komal Rajan" w:date="2023-06-19T22:41:25.685Z" w:id="154767937">
        <w:r w:rsidRPr="7F220AE2" w:rsidDel="00A73D65">
          <w:rPr>
            <w:rFonts w:ascii="Times New Roman" w:hAnsi="Times New Roman" w:eastAsia="宋体" w:cs="Times New Roman"/>
            <w:sz w:val="22"/>
            <w:szCs w:val="22"/>
            <w:highlight w:val="yellow"/>
            <w:rPrChange w:author="Shah, Komal Rajan" w:date="2023-06-19T22:41:32.158Z" w:id="29891814">
              <w:rPr>
                <w:rFonts w:ascii="Times New Roman" w:hAnsi="Times New Roman" w:eastAsia="宋体" w:cs="Times New Roman"/>
                <w:sz w:val="22"/>
                <w:szCs w:val="22"/>
              </w:rPr>
            </w:rPrChange>
          </w:rPr>
          <w:delText>d</w:delText>
        </w:r>
      </w:del>
      <w:r w:rsidRPr="7F220AE2" w:rsidR="00A73D65">
        <w:rPr>
          <w:rFonts w:ascii="Times New Roman" w:hAnsi="Times New Roman" w:eastAsia="宋体" w:cs="Times New Roman"/>
          <w:sz w:val="22"/>
          <w:szCs w:val="22"/>
          <w:highlight w:val="yellow"/>
          <w:rPrChange w:author="Shah, Komal Rajan" w:date="2023-06-19T22:41:32.158Z" w:id="2074160268">
            <w:rPr>
              <w:rFonts w:ascii="Times New Roman" w:hAnsi="Times New Roman" w:eastAsia="宋体" w:cs="Times New Roman"/>
              <w:sz w:val="22"/>
              <w:szCs w:val="22"/>
            </w:rPr>
          </w:rPrChange>
        </w:rPr>
        <w:t xml:space="preserve"> </w:t>
      </w:r>
      <w:r w:rsidRPr="7F220AE2" w:rsidR="00EA249B">
        <w:rPr>
          <w:rFonts w:ascii="Times New Roman" w:hAnsi="Times New Roman" w:eastAsia="宋体" w:cs="Times New Roman"/>
          <w:sz w:val="22"/>
          <w:szCs w:val="22"/>
          <w:highlight w:val="yellow"/>
          <w:rPrChange w:author="Shah, Komal Rajan" w:date="2023-06-19T22:41:32.159Z" w:id="2087395127">
            <w:rPr>
              <w:rFonts w:ascii="Times New Roman" w:hAnsi="Times New Roman" w:eastAsia="宋体" w:cs="Times New Roman"/>
              <w:sz w:val="22"/>
              <w:szCs w:val="22"/>
            </w:rPr>
          </w:rPrChange>
        </w:rPr>
        <w:t>synthesized</w:t>
      </w:r>
      <w:commentRangeEnd w:id="1140756792"/>
      <w:r>
        <w:rPr>
          <w:rStyle w:val="CommentReference"/>
        </w:rPr>
        <w:commentReference w:id="1140756792"/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>or</w:t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 xml:space="preserve"> real microfluidic device benchmark</w:t>
      </w:r>
      <w:r w:rsidRPr="7F220AE2" w:rsidR="00A73D65">
        <w:rPr>
          <w:rFonts w:ascii="Times New Roman" w:hAnsi="Times New Roman" w:eastAsia="宋体" w:cs="Times New Roman"/>
          <w:sz w:val="22"/>
          <w:szCs w:val="22"/>
        </w:rPr>
        <w:t xml:space="preserve"> data set</w:t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 xml:space="preserve"> for design algorithms.</w:t>
      </w:r>
    </w:p>
    <w:p w:rsidRPr="00E05E18" w:rsidR="00E05E18" w:rsidP="7F220AE2" w:rsidRDefault="006421B8" w14:paraId="57DF9091" w14:textId="1B633714">
      <w:pPr>
        <w:pStyle w:val="ListParagraph"/>
        <w:numPr>
          <w:ilvl w:val="0"/>
          <w:numId w:val="14"/>
        </w:numPr>
        <w:spacing w:after="156" w:afterLines="50"/>
        <w:ind w:left="442" w:hanging="442" w:firstLineChars="0"/>
        <w:rPr>
          <w:rFonts w:ascii="Times New Roman" w:hAnsi="Times New Roman" w:eastAsia="宋体" w:cs="Times New Roman"/>
          <w:i w:val="1"/>
          <w:iCs w:val="1"/>
          <w:sz w:val="22"/>
          <w:szCs w:val="22"/>
        </w:rPr>
      </w:pPr>
      <w:r w:rsidRPr="7F220AE2" w:rsidR="006421B8">
        <w:rPr>
          <w:rFonts w:ascii="Times New Roman" w:hAnsi="Times New Roman" w:eastAsia="宋体" w:cs="Times New Roman"/>
          <w:sz w:val="22"/>
          <w:szCs w:val="22"/>
        </w:rPr>
        <w:t>D</w:t>
      </w:r>
      <w:r w:rsidRPr="7F220AE2" w:rsidR="00E05E18">
        <w:rPr>
          <w:rFonts w:ascii="Times New Roman" w:hAnsi="Times New Roman" w:eastAsia="宋体" w:cs="Times New Roman"/>
          <w:sz w:val="22"/>
          <w:szCs w:val="22"/>
        </w:rPr>
        <w:t>esign</w:t>
      </w:r>
      <w:del w:author="Shah, Komal Rajan" w:date="2023-06-19T22:42:14.063Z" w:id="1190757614">
        <w:r w:rsidRPr="7F220AE2" w:rsidDel="006421B8">
          <w:rPr>
            <w:rFonts w:ascii="Times New Roman" w:hAnsi="Times New Roman" w:eastAsia="宋体" w:cs="Times New Roman"/>
            <w:sz w:val="22"/>
            <w:szCs w:val="22"/>
          </w:rPr>
          <w:delText>ed</w:delText>
        </w:r>
      </w:del>
      <w:r w:rsidRPr="7F220AE2" w:rsidR="00E05E18">
        <w:rPr>
          <w:rFonts w:ascii="Times New Roman" w:hAnsi="Times New Roman" w:eastAsia="宋体" w:cs="Times New Roman"/>
          <w:sz w:val="22"/>
          <w:szCs w:val="22"/>
        </w:rPr>
        <w:t xml:space="preserve"> microfluidic device</w:t>
      </w:r>
      <w:r w:rsidRPr="7F220AE2" w:rsidR="006421B8">
        <w:rPr>
          <w:rFonts w:ascii="Times New Roman" w:hAnsi="Times New Roman" w:eastAsia="宋体" w:cs="Times New Roman"/>
          <w:sz w:val="22"/>
          <w:szCs w:val="22"/>
        </w:rPr>
        <w:t>s</w:t>
      </w:r>
      <w:r w:rsidRPr="7F220AE2" w:rsidR="00E05E18">
        <w:rPr>
          <w:rFonts w:ascii="Times New Roman" w:hAnsi="Times New Roman" w:eastAsia="宋体" w:cs="Times New Roman"/>
          <w:sz w:val="22"/>
          <w:szCs w:val="22"/>
        </w:rPr>
        <w:t xml:space="preserve"> with </w:t>
      </w:r>
      <w:r w:rsidRPr="7F220AE2" w:rsidR="006421B8">
        <w:rPr>
          <w:rFonts w:ascii="Times New Roman" w:hAnsi="Times New Roman" w:eastAsia="宋体" w:cs="Times New Roman"/>
          <w:sz w:val="22"/>
          <w:szCs w:val="22"/>
        </w:rPr>
        <w:t>m</w:t>
      </w:r>
      <w:r w:rsidRPr="7F220AE2" w:rsidR="00E05E18">
        <w:rPr>
          <w:rFonts w:ascii="Times New Roman" w:hAnsi="Times New Roman" w:eastAsia="宋体" w:cs="Times New Roman"/>
          <w:sz w:val="22"/>
          <w:szCs w:val="22"/>
        </w:rPr>
        <w:t>ultiple experiment modes for a project aiming to research the strategy in cell-cell communication</w:t>
      </w:r>
      <w:r w:rsidRPr="7F220AE2" w:rsidR="00E05E18">
        <w:rPr>
          <w:rFonts w:ascii="Times New Roman" w:hAnsi="Times New Roman" w:eastAsia="宋体" w:cs="Times New Roman"/>
          <w:sz w:val="22"/>
          <w:szCs w:val="22"/>
        </w:rPr>
        <w:t xml:space="preserve">.  </w:t>
      </w:r>
    </w:p>
    <w:p w:rsidR="00AB672F" w:rsidP="7F220AE2" w:rsidRDefault="00AB672F" w14:paraId="2C2CE2EB" w14:textId="188B2FD0">
      <w:pPr>
        <w:rPr>
          <w:rFonts w:ascii="Times New Roman" w:hAnsi="Times New Roman" w:eastAsia="宋体" w:cs="Times New Roman"/>
          <w:b w:val="1"/>
          <w:bCs w:val="1"/>
          <w:sz w:val="22"/>
          <w:szCs w:val="22"/>
        </w:rPr>
      </w:pPr>
      <w:r w:rsidRPr="4283F6F7" w:rsidR="00AB672F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>Collaborative R</w:t>
      </w:r>
      <w:r w:rsidRPr="4283F6F7" w:rsidR="00AB672F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>esearch Assistant</w:t>
      </w:r>
      <w:r w:rsidRPr="4283F6F7" w:rsidR="00AB672F">
        <w:rPr>
          <w:rFonts w:ascii="Times New Roman" w:hAnsi="Times New Roman" w:eastAsia="宋体" w:cs="Times New Roman"/>
          <w:b w:val="1"/>
          <w:bCs w:val="1"/>
          <w:sz w:val="22"/>
          <w:szCs w:val="22"/>
        </w:rPr>
        <w:t xml:space="preserve"> 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>| MIT, Voigt lab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                    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>Boston, MA | 11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>/202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>2</w:t>
      </w:r>
      <w:r w:rsidRPr="4283F6F7" w:rsidR="00AB672F">
        <w:rPr>
          <w:rFonts w:ascii="Times New Roman" w:hAnsi="Times New Roman" w:eastAsia="宋体" w:cs="Times New Roman"/>
          <w:sz w:val="22"/>
          <w:szCs w:val="22"/>
        </w:rPr>
        <w:t>-</w:t>
      </w:r>
      <w:r w:rsidRPr="4283F6F7" w:rsidR="06D843ED">
        <w:rPr>
          <w:rFonts w:ascii="Times New Roman" w:hAnsi="Times New Roman" w:eastAsia="宋体" w:cs="Times New Roman"/>
          <w:sz w:val="22"/>
          <w:szCs w:val="22"/>
        </w:rPr>
        <w:t>Present</w:t>
      </w:r>
    </w:p>
    <w:p w:rsidR="00AB672F" w:rsidP="008C38A2" w:rsidRDefault="00AB672F" w14:paraId="5385B27A" w14:textId="36C698C8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 w:rsidRPr="002029D9">
        <w:rPr>
          <w:rFonts w:ascii="Times New Roman" w:hAnsi="Times New Roman" w:eastAsia="宋体" w:cs="Times New Roman"/>
          <w:iCs/>
          <w:sz w:val="22"/>
          <w:szCs w:val="22"/>
        </w:rPr>
        <w:t>Supervisor: Prof. Christopher Voigt</w:t>
      </w:r>
    </w:p>
    <w:p w:rsidRPr="006421B8" w:rsidR="008C38A2" w:rsidP="7F220AE2" w:rsidRDefault="008C38A2" w14:paraId="395760F7" w14:textId="060B6987">
      <w:pPr>
        <w:pStyle w:val="ListParagraph"/>
        <w:numPr>
          <w:ilvl w:val="0"/>
          <w:numId w:val="13"/>
        </w:numPr>
        <w:spacing w:after="156" w:afterLines="50"/>
        <w:ind w:firstLineChars="0"/>
        <w:rPr>
          <w:rFonts w:ascii="Times New Roman" w:hAnsi="Times New Roman" w:eastAsia="宋体" w:cs="Times New Roman"/>
          <w:sz w:val="22"/>
          <w:szCs w:val="22"/>
        </w:rPr>
      </w:pPr>
      <w:commentRangeStart w:id="1926850893"/>
      <w:del w:author="Shah, Komal Rajan" w:date="2023-06-19T22:42:44.665Z" w:id="809511699">
        <w:r w:rsidRPr="7F220AE2" w:rsidDel="008C38A2">
          <w:rPr>
            <w:rFonts w:ascii="Times New Roman" w:hAnsi="Times New Roman" w:eastAsia="宋体" w:cs="Times New Roman"/>
            <w:sz w:val="22"/>
            <w:szCs w:val="22"/>
          </w:rPr>
          <w:delText>W</w:delText>
        </w:r>
        <w:r w:rsidRPr="7F220AE2" w:rsidDel="008C38A2">
          <w:rPr>
            <w:rFonts w:ascii="Times New Roman" w:hAnsi="Times New Roman" w:eastAsia="宋体" w:cs="Times New Roman"/>
            <w:sz w:val="22"/>
            <w:szCs w:val="22"/>
          </w:rPr>
          <w:delText>ork</w:delText>
        </w:r>
        <w:r w:rsidRPr="7F220AE2" w:rsidDel="00222297">
          <w:rPr>
            <w:rFonts w:ascii="Times New Roman" w:hAnsi="Times New Roman" w:eastAsia="宋体" w:cs="Times New Roman"/>
            <w:sz w:val="22"/>
            <w:szCs w:val="22"/>
          </w:rPr>
          <w:delText>ed</w:delText>
        </w:r>
      </w:del>
      <w:commentRangeEnd w:id="1926850893"/>
      <w:r>
        <w:rPr>
          <w:rStyle w:val="CommentReference"/>
        </w:rPr>
        <w:commentReference w:id="1926850893"/>
      </w:r>
      <w:del w:author="Shah, Komal Rajan" w:date="2023-06-19T22:42:44.665Z" w:id="149639043">
        <w:r w:rsidRPr="7F220AE2" w:rsidDel="008C38A2">
          <w:rPr>
            <w:rFonts w:ascii="Times New Roman" w:hAnsi="Times New Roman" w:eastAsia="宋体" w:cs="Times New Roman"/>
            <w:sz w:val="22"/>
            <w:szCs w:val="22"/>
          </w:rPr>
          <w:delText xml:space="preserve"> </w:delText>
        </w:r>
        <w:r w:rsidRPr="7F220AE2" w:rsidDel="008C38A2">
          <w:rPr>
            <w:rFonts w:ascii="Times New Roman" w:hAnsi="Times New Roman" w:eastAsia="宋体" w:cs="Times New Roman"/>
            <w:sz w:val="22"/>
            <w:szCs w:val="22"/>
          </w:rPr>
          <w:delText>for</w:delText>
        </w:r>
      </w:del>
      <w:r w:rsidRPr="7F220AE2" w:rsidR="008C38A2">
        <w:rPr>
          <w:rFonts w:ascii="Times New Roman" w:hAnsi="Times New Roman" w:eastAsia="宋体" w:cs="Times New Roman"/>
          <w:sz w:val="22"/>
          <w:szCs w:val="22"/>
        </w:rPr>
        <w:t xml:space="preserve"> the gene circuit partitioning part of a cryptographic hash algorithm implemented by</w:t>
      </w:r>
      <w:r w:rsidRPr="7F220AE2" w:rsidR="00E05E18">
        <w:rPr>
          <w:rFonts w:ascii="Times New Roman" w:hAnsi="Times New Roman" w:eastAsia="宋体" w:cs="Times New Roman"/>
          <w:sz w:val="22"/>
          <w:szCs w:val="22"/>
        </w:rPr>
        <w:t xml:space="preserve"> a group of</w:t>
      </w:r>
      <w:r w:rsidRPr="7F220AE2" w:rsidR="008C38A2">
        <w:rPr>
          <w:rFonts w:ascii="Times New Roman" w:hAnsi="Times New Roman" w:eastAsia="宋体" w:cs="Times New Roman"/>
          <w:sz w:val="22"/>
          <w:szCs w:val="22"/>
        </w:rPr>
        <w:t xml:space="preserve"> cells rather than electronic components.</w:t>
      </w:r>
    </w:p>
    <w:p w:rsidR="00AB672F" w:rsidP="00AB672F" w:rsidRDefault="00AB672F" w14:paraId="3B435801" w14:textId="3665BEB5">
      <w:pPr>
        <w:tabs>
          <w:tab w:val="left" w:pos="170"/>
        </w:tabs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Student </w:t>
      </w:r>
      <w:r w:rsidRPr="00AB672F">
        <w:rPr>
          <w:rFonts w:hint="eastAsia" w:ascii="Times New Roman" w:hAnsi="Times New Roman" w:eastAsia="宋体" w:cs="Times New Roman"/>
          <w:b/>
          <w:bCs/>
          <w:sz w:val="22"/>
          <w:szCs w:val="22"/>
        </w:rPr>
        <w:t>R</w:t>
      </w:r>
      <w:r w:rsidRPr="00AB672F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esearch </w:t>
      </w:r>
      <w:r>
        <w:rPr>
          <w:rFonts w:ascii="Times New Roman" w:hAnsi="Times New Roman" w:eastAsia="宋体" w:cs="Times New Roman"/>
          <w:b/>
          <w:bCs/>
          <w:sz w:val="22"/>
          <w:szCs w:val="22"/>
        </w:rPr>
        <w:t>Internship</w:t>
      </w:r>
      <w:r w:rsidRPr="00AB672F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sz w:val="22"/>
          <w:szCs w:val="22"/>
        </w:rPr>
        <w:t xml:space="preserve">| UCSB, Four “I”s lab                                                        Santa Barbara, CA | </w:t>
      </w:r>
      <w:r w:rsidRPr="002029D9">
        <w:rPr>
          <w:rFonts w:ascii="Times New Roman" w:hAnsi="Times New Roman" w:eastAsia="宋体" w:cs="Times New Roman"/>
          <w:sz w:val="22"/>
          <w:szCs w:val="22"/>
        </w:rPr>
        <w:t>06-08/2019</w:t>
      </w:r>
    </w:p>
    <w:p w:rsidR="00AB672F" w:rsidP="00EA249B" w:rsidRDefault="00AB672F" w14:paraId="2193FFD9" w14:textId="30BB52F7">
      <w:pPr>
        <w:tabs>
          <w:tab w:val="left" w:pos="170"/>
        </w:tabs>
        <w:rPr>
          <w:rFonts w:ascii="Times New Roman" w:hAnsi="Times New Roman" w:eastAsia="宋体" w:cs="Times New Roman"/>
          <w:iCs/>
          <w:sz w:val="22"/>
          <w:szCs w:val="22"/>
        </w:rPr>
      </w:pPr>
      <w:r w:rsidRPr="002029D9">
        <w:rPr>
          <w:rFonts w:ascii="Times New Roman" w:hAnsi="Times New Roman" w:eastAsia="宋体" w:cs="Times New Roman"/>
          <w:iCs/>
          <w:sz w:val="22"/>
          <w:szCs w:val="22"/>
        </w:rPr>
        <w:t xml:space="preserve">Supervisor: Prof. </w:t>
      </w:r>
      <w:r w:rsidRPr="0097557E">
        <w:rPr>
          <w:rFonts w:ascii="Times New Roman" w:hAnsi="Times New Roman" w:eastAsia="宋体" w:cs="Times New Roman"/>
          <w:iCs/>
          <w:sz w:val="22"/>
          <w:szCs w:val="22"/>
        </w:rPr>
        <w:t xml:space="preserve">Matthew Turk and Prof. Tobies Hollerer  </w:t>
      </w:r>
    </w:p>
    <w:p w:rsidRPr="00EA249B" w:rsidR="00EA249B" w:rsidP="7F220AE2" w:rsidRDefault="00DE0CD1" w14:paraId="442FD9C1" w14:textId="4C4EF0DB">
      <w:pPr>
        <w:pStyle w:val="ListParagraph"/>
        <w:numPr>
          <w:ilvl w:val="0"/>
          <w:numId w:val="13"/>
        </w:numPr>
        <w:spacing w:after="156" w:afterLines="50"/>
        <w:ind w:firstLineChars="0"/>
        <w:rPr>
          <w:rFonts w:ascii="Times New Roman" w:hAnsi="Times New Roman" w:eastAsia="宋体" w:cs="Times New Roman"/>
          <w:sz w:val="22"/>
          <w:szCs w:val="22"/>
        </w:rPr>
      </w:pPr>
      <w:commentRangeStart w:id="1739626503"/>
      <w:r w:rsidRPr="7F220AE2" w:rsidR="00DE0CD1">
        <w:rPr>
          <w:rFonts w:ascii="Times New Roman" w:hAnsi="Times New Roman" w:eastAsia="宋体" w:cs="Times New Roman"/>
          <w:sz w:val="22"/>
          <w:szCs w:val="22"/>
        </w:rPr>
        <w:t>Help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ed</w:t>
      </w:r>
      <w:r w:rsidRPr="7F220AE2" w:rsidR="00DE0CD1">
        <w:rPr>
          <w:rFonts w:ascii="Times New Roman" w:hAnsi="Times New Roman" w:eastAsia="宋体" w:cs="Times New Roman"/>
          <w:sz w:val="22"/>
          <w:szCs w:val="22"/>
        </w:rPr>
        <w:t xml:space="preserve"> the PhD student 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re-implement a published P</w:t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 xml:space="preserve">ose 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T</w:t>
      </w:r>
      <w:r w:rsidRPr="7F220AE2" w:rsidR="00EA249B">
        <w:rPr>
          <w:rFonts w:ascii="Times New Roman" w:hAnsi="Times New Roman" w:eastAsia="宋体" w:cs="Times New Roman"/>
          <w:sz w:val="22"/>
          <w:szCs w:val="22"/>
        </w:rPr>
        <w:t xml:space="preserve">racking algorithm 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 xml:space="preserve">and organized that as a 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compare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 xml:space="preserve"> algorithm to the new algorithm we made.</w:t>
      </w:r>
      <w:commentRangeEnd w:id="1739626503"/>
      <w:r>
        <w:rPr>
          <w:rStyle w:val="CommentReference"/>
        </w:rPr>
        <w:commentReference w:id="1739626503"/>
      </w:r>
    </w:p>
    <w:p w:rsidRPr="00AB672F" w:rsidR="00AB672F" w:rsidP="00AB672F" w:rsidRDefault="00086CD4" w14:paraId="45CAE75F" w14:textId="0A87668B">
      <w:pPr>
        <w:rPr>
          <w:rFonts w:ascii="Times New Roman" w:hAnsi="Times New Roman" w:eastAsia="宋体" w:cs="Times New Roman"/>
          <w:b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>Team</w:t>
      </w:r>
      <w:r w:rsidRPr="00CD465C">
        <w:rPr>
          <w:rFonts w:ascii="Times New Roman" w:hAnsi="Times New Roman" w:eastAsia="宋体" w:cs="Times New Roman"/>
          <w:b/>
          <w:sz w:val="22"/>
          <w:szCs w:val="22"/>
        </w:rPr>
        <w:t xml:space="preserve"> </w:t>
      </w:r>
      <w:r w:rsidRPr="00CD465C" w:rsidR="00AB672F">
        <w:rPr>
          <w:rFonts w:ascii="Times New Roman" w:hAnsi="Times New Roman" w:eastAsia="宋体" w:cs="Times New Roman"/>
          <w:b/>
          <w:sz w:val="22"/>
          <w:szCs w:val="22"/>
        </w:rPr>
        <w:t xml:space="preserve">Member </w:t>
      </w:r>
      <w:r w:rsidRPr="00AB672F" w:rsidR="00AB672F">
        <w:rPr>
          <w:rFonts w:ascii="Times New Roman" w:hAnsi="Times New Roman" w:eastAsia="宋体" w:cs="Times New Roman"/>
          <w:iCs/>
          <w:sz w:val="22"/>
          <w:szCs w:val="22"/>
        </w:rPr>
        <w:t xml:space="preserve">| </w:t>
      </w:r>
      <w:r w:rsidR="00AB672F">
        <w:rPr>
          <w:rFonts w:ascii="Times New Roman" w:hAnsi="Times New Roman" w:eastAsia="宋体" w:cs="Times New Roman"/>
          <w:iCs/>
          <w:sz w:val="22"/>
          <w:szCs w:val="22"/>
        </w:rPr>
        <w:t xml:space="preserve">UESTC                                                          </w:t>
      </w:r>
      <w:r w:rsidR="005268F7">
        <w:rPr>
          <w:rFonts w:ascii="Times New Roman" w:hAnsi="Times New Roman" w:eastAsia="宋体" w:cs="Times New Roman"/>
          <w:iCs/>
          <w:sz w:val="22"/>
          <w:szCs w:val="22"/>
        </w:rPr>
        <w:t xml:space="preserve"> </w:t>
      </w:r>
      <w:r>
        <w:rPr>
          <w:rFonts w:ascii="Times New Roman" w:hAnsi="Times New Roman" w:eastAsia="宋体" w:cs="Times New Roman"/>
          <w:iCs/>
          <w:sz w:val="22"/>
          <w:szCs w:val="22"/>
        </w:rPr>
        <w:tab/>
      </w:r>
      <w:r>
        <w:rPr>
          <w:rFonts w:ascii="Times New Roman" w:hAnsi="Times New Roman" w:eastAsia="宋体" w:cs="Times New Roman"/>
          <w:iCs/>
          <w:sz w:val="22"/>
          <w:szCs w:val="22"/>
        </w:rPr>
        <w:tab/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                         </w:t>
      </w:r>
      <w:r w:rsidR="005268F7">
        <w:rPr>
          <w:rFonts w:ascii="Times New Roman" w:hAnsi="Times New Roman" w:eastAsia="宋体" w:cs="Times New Roman"/>
          <w:sz w:val="22"/>
          <w:szCs w:val="22"/>
        </w:rPr>
        <w:t>Chengdu</w:t>
      </w:r>
      <w:r w:rsidR="00AB672F">
        <w:rPr>
          <w:rFonts w:ascii="Times New Roman" w:hAnsi="Times New Roman" w:eastAsia="宋体" w:cs="Times New Roman"/>
          <w:sz w:val="22"/>
          <w:szCs w:val="22"/>
        </w:rPr>
        <w:t xml:space="preserve">, </w:t>
      </w:r>
      <w:r w:rsidR="005268F7">
        <w:rPr>
          <w:rFonts w:ascii="Times New Roman" w:hAnsi="Times New Roman" w:eastAsia="宋体" w:cs="Times New Roman"/>
          <w:sz w:val="22"/>
          <w:szCs w:val="22"/>
        </w:rPr>
        <w:t>China</w:t>
      </w:r>
      <w:r w:rsidR="00AB672F">
        <w:rPr>
          <w:rFonts w:ascii="Times New Roman" w:hAnsi="Times New Roman" w:eastAsia="宋体" w:cs="Times New Roman"/>
          <w:sz w:val="22"/>
          <w:szCs w:val="22"/>
        </w:rPr>
        <w:t xml:space="preserve"> | </w:t>
      </w:r>
      <w:r w:rsidRPr="00CD465C" w:rsidR="005268F7">
        <w:rPr>
          <w:rFonts w:ascii="Times New Roman" w:hAnsi="Times New Roman" w:eastAsia="宋体" w:cs="Times New Roman"/>
          <w:sz w:val="22"/>
          <w:szCs w:val="22"/>
        </w:rPr>
        <w:t>05-10/2019</w:t>
      </w:r>
    </w:p>
    <w:p w:rsidR="00C350FF" w:rsidP="7F220AE2" w:rsidRDefault="00A73D65" w14:paraId="3741B108" w14:textId="24CEEE3A">
      <w:pPr>
        <w:pStyle w:val="ListParagraph"/>
        <w:numPr>
          <w:ilvl w:val="0"/>
          <w:numId w:val="13"/>
        </w:numPr>
        <w:ind w:left="442" w:hanging="442" w:firstLineChars="0"/>
        <w:rPr>
          <w:del w:author="Shah, Komal Rajan" w:date="2023-06-19T22:46:05.801Z" w:id="1272637734"/>
          <w:rFonts w:ascii="Times New Roman" w:hAnsi="Times New Roman" w:eastAsia="宋体" w:cs="Times New Roman"/>
          <w:sz w:val="22"/>
          <w:szCs w:val="22"/>
        </w:rPr>
      </w:pPr>
      <w:del w:author="Shah, Komal Rajan" w:date="2023-06-19T22:46:05.807Z" w:id="1268060561">
        <w:r w:rsidRPr="7F220AE2" w:rsidDel="00A73D65">
          <w:rPr>
            <w:rFonts w:ascii="Times New Roman" w:hAnsi="Times New Roman" w:eastAsia="宋体" w:cs="Times New Roman"/>
            <w:sz w:val="22"/>
            <w:szCs w:val="22"/>
          </w:rPr>
          <w:delText>Major member</w:delText>
        </w:r>
        <w:r w:rsidRPr="7F220AE2" w:rsidDel="0079194D">
          <w:rPr>
            <w:rFonts w:ascii="Times New Roman" w:hAnsi="Times New Roman" w:eastAsia="宋体" w:cs="Times New Roman"/>
            <w:sz w:val="22"/>
            <w:szCs w:val="22"/>
          </w:rPr>
          <w:delText xml:space="preserve"> of UESTC-software for 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International Genetically Engineered Machine (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iGEM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)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</w:delText>
        </w:r>
        <w:r w:rsidRPr="7F220AE2" w:rsidDel="0079194D">
          <w:rPr>
            <w:rFonts w:ascii="Times New Roman" w:hAnsi="Times New Roman" w:eastAsia="宋体" w:cs="Times New Roman"/>
            <w:sz w:val="22"/>
            <w:szCs w:val="22"/>
          </w:rPr>
          <w:delText>competition 2019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.</w:delText>
        </w:r>
      </w:del>
    </w:p>
    <w:p w:rsidRPr="00EA249B" w:rsidR="00222297" w:rsidP="7F220AE2" w:rsidRDefault="00C350FF" w14:paraId="11997534" w14:textId="1447BEBE">
      <w:pPr>
        <w:pStyle w:val="ListParagraph"/>
        <w:numPr>
          <w:ilvl w:val="0"/>
          <w:numId w:val="13"/>
        </w:numPr>
        <w:spacing w:after="156" w:afterLines="50"/>
        <w:ind w:firstLineChars="0"/>
        <w:rPr>
          <w:rFonts w:ascii="Times New Roman" w:hAnsi="Times New Roman" w:eastAsia="宋体" w:cs="Times New Roman"/>
          <w:sz w:val="22"/>
          <w:szCs w:val="22"/>
        </w:rPr>
      </w:pPr>
      <w:commentRangeStart w:id="1113860897"/>
      <w:r w:rsidRPr="7F220AE2" w:rsidR="00C350FF">
        <w:rPr>
          <w:rFonts w:ascii="Times New Roman" w:hAnsi="Times New Roman" w:eastAsia="宋体" w:cs="Times New Roman"/>
          <w:sz w:val="22"/>
          <w:szCs w:val="22"/>
        </w:rPr>
        <w:t>W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orked</w:t>
      </w:r>
      <w:commentRangeEnd w:id="1113860897"/>
      <w:r>
        <w:rPr>
          <w:rStyle w:val="CommentReference"/>
        </w:rPr>
        <w:commentReference w:id="1113860897"/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 xml:space="preserve"> independently for the</w:t>
      </w:r>
      <w:r w:rsidRPr="7F220AE2" w:rsidR="0079194D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mapping functions</w:t>
      </w:r>
      <w:r w:rsidRPr="7F220AE2" w:rsidR="0079194D">
        <w:rPr>
          <w:rFonts w:ascii="Times New Roman" w:hAnsi="Times New Roman" w:eastAsia="宋体" w:cs="Times New Roman"/>
          <w:sz w:val="22"/>
          <w:szCs w:val="22"/>
        </w:rPr>
        <w:t xml:space="preserve"> from DNA sequence to protein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79194D">
        <w:rPr>
          <w:rFonts w:ascii="Times New Roman" w:hAnsi="Times New Roman" w:eastAsia="宋体" w:cs="Times New Roman"/>
          <w:sz w:val="22"/>
          <w:szCs w:val="22"/>
        </w:rPr>
        <w:t xml:space="preserve">and proved it was better than other </w:t>
      </w:r>
      <w:r w:rsidRPr="7F220AE2" w:rsidR="00222297">
        <w:rPr>
          <w:rFonts w:ascii="Times New Roman" w:hAnsi="Times New Roman" w:eastAsia="宋体" w:cs="Times New Roman"/>
          <w:sz w:val="22"/>
          <w:szCs w:val="22"/>
        </w:rPr>
        <w:t>existing methods.</w:t>
      </w:r>
    </w:p>
    <w:p w:rsidR="005268F7" w:rsidP="005268F7" w:rsidRDefault="00086CD4" w14:paraId="3D9B1829" w14:textId="0591978F">
      <w:pPr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b/>
          <w:sz w:val="22"/>
          <w:szCs w:val="22"/>
        </w:rPr>
        <w:t>Team Member</w:t>
      </w:r>
      <w:r w:rsidR="005268F7">
        <w:rPr>
          <w:rFonts w:ascii="Times New Roman" w:hAnsi="Times New Roman" w:eastAsia="宋体" w:cs="Times New Roman"/>
          <w:b/>
          <w:sz w:val="22"/>
          <w:szCs w:val="22"/>
        </w:rPr>
        <w:t xml:space="preserve"> </w:t>
      </w:r>
      <w:r w:rsidRPr="00AB672F" w:rsidR="005268F7">
        <w:rPr>
          <w:rFonts w:ascii="Times New Roman" w:hAnsi="Times New Roman" w:eastAsia="宋体" w:cs="Times New Roman"/>
          <w:iCs/>
          <w:sz w:val="22"/>
          <w:szCs w:val="22"/>
        </w:rPr>
        <w:t xml:space="preserve">| </w:t>
      </w:r>
      <w:r w:rsidRPr="005268F7" w:rsidR="005268F7">
        <w:rPr>
          <w:rFonts w:ascii="Times New Roman" w:hAnsi="Times New Roman" w:eastAsia="宋体" w:cs="Times New Roman"/>
          <w:iCs/>
          <w:sz w:val="22"/>
          <w:szCs w:val="22"/>
        </w:rPr>
        <w:t>West China School of Basic Medical</w:t>
      </w:r>
      <w:r w:rsidR="005268F7">
        <w:rPr>
          <w:rFonts w:ascii="Times New Roman" w:hAnsi="Times New Roman" w:eastAsia="宋体" w:cs="Times New Roman"/>
          <w:iCs/>
          <w:sz w:val="22"/>
          <w:szCs w:val="22"/>
        </w:rPr>
        <w:t xml:space="preserve">                                                </w:t>
      </w:r>
      <w:r>
        <w:rPr>
          <w:rFonts w:ascii="Times New Roman" w:hAnsi="Times New Roman" w:eastAsia="宋体" w:cs="Times New Roman"/>
          <w:iCs/>
          <w:sz w:val="22"/>
          <w:szCs w:val="22"/>
        </w:rPr>
        <w:t xml:space="preserve">         </w:t>
      </w:r>
      <w:r w:rsidR="005268F7">
        <w:rPr>
          <w:rFonts w:ascii="Times New Roman" w:hAnsi="Times New Roman" w:eastAsia="宋体" w:cs="Times New Roman"/>
          <w:sz w:val="22"/>
          <w:szCs w:val="22"/>
        </w:rPr>
        <w:t xml:space="preserve">Chengdu, China | </w:t>
      </w:r>
      <w:r w:rsidRPr="00CD465C" w:rsidR="005268F7">
        <w:rPr>
          <w:rFonts w:ascii="Times New Roman" w:hAnsi="Times New Roman" w:eastAsia="宋体" w:cs="Times New Roman"/>
          <w:sz w:val="22"/>
          <w:szCs w:val="22"/>
        </w:rPr>
        <w:t>03-08/2018</w:t>
      </w:r>
    </w:p>
    <w:p w:rsidR="00C350FF" w:rsidP="7F220AE2" w:rsidRDefault="00A73D65" w14:paraId="44EEC9A7" w14:textId="2C870AA0">
      <w:pPr>
        <w:pStyle w:val="ListParagraph"/>
        <w:numPr>
          <w:ilvl w:val="0"/>
          <w:numId w:val="13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commentRangeStart w:id="725096219"/>
      <w:r w:rsidRPr="7F220AE2" w:rsidR="00A73D65">
        <w:rPr>
          <w:rFonts w:ascii="Times New Roman" w:hAnsi="Times New Roman" w:eastAsia="宋体" w:cs="Times New Roman"/>
          <w:sz w:val="22"/>
          <w:szCs w:val="22"/>
        </w:rPr>
        <w:t>Minor member of WCSBM-</w:t>
      </w:r>
      <w:r w:rsidRPr="7F220AE2" w:rsidR="00A73D65">
        <w:rPr>
          <w:rFonts w:ascii="Times New Roman" w:hAnsi="Times New Roman" w:eastAsia="宋体" w:cs="Times New Roman"/>
          <w:sz w:val="22"/>
          <w:szCs w:val="22"/>
        </w:rPr>
        <w:t>minitutor</w:t>
      </w:r>
      <w:r w:rsidRPr="7F220AE2" w:rsidR="00A73D65">
        <w:rPr>
          <w:rFonts w:ascii="Times New Roman" w:hAnsi="Times New Roman" w:eastAsia="宋体" w:cs="Times New Roman"/>
          <w:sz w:val="22"/>
          <w:szCs w:val="22"/>
        </w:rPr>
        <w:t xml:space="preserve"> for</w:t>
      </w:r>
      <w:r w:rsidRPr="7F220AE2" w:rsidR="0079194D">
        <w:rPr>
          <w:rFonts w:ascii="Times New Roman" w:hAnsi="Times New Roman" w:eastAsia="宋体" w:cs="Times New Roman"/>
          <w:sz w:val="22"/>
          <w:szCs w:val="22"/>
        </w:rPr>
        <w:t xml:space="preserve"> "Internet +" Innovation and Entrepreneurship Competition for College Students</w:t>
      </w:r>
      <w:r w:rsidRPr="7F220AE2" w:rsidR="0079194D">
        <w:rPr>
          <w:rFonts w:ascii="Times New Roman" w:hAnsi="Times New Roman" w:eastAsia="宋体" w:cs="Times New Roman"/>
          <w:sz w:val="22"/>
          <w:szCs w:val="22"/>
        </w:rPr>
        <w:t xml:space="preserve"> 2018</w:t>
      </w:r>
      <w:r w:rsidRPr="7F220AE2" w:rsidR="00C350FF">
        <w:rPr>
          <w:rFonts w:ascii="Times New Roman" w:hAnsi="Times New Roman" w:eastAsia="宋体" w:cs="Times New Roman"/>
          <w:sz w:val="22"/>
          <w:szCs w:val="22"/>
        </w:rPr>
        <w:t>.</w:t>
      </w:r>
      <w:commentRangeEnd w:id="725096219"/>
      <w:r>
        <w:rPr>
          <w:rStyle w:val="CommentReference"/>
        </w:rPr>
        <w:commentReference w:id="725096219"/>
      </w:r>
    </w:p>
    <w:p w:rsidRPr="0079194D" w:rsidR="0079194D" w:rsidP="005268F7" w:rsidRDefault="00C350FF" w14:paraId="18504834" w14:textId="1C78C26F">
      <w:pPr>
        <w:pStyle w:val="ListParagraph"/>
        <w:numPr>
          <w:ilvl w:val="0"/>
          <w:numId w:val="13"/>
        </w:numPr>
        <w:ind w:firstLineChars="0"/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iCs/>
          <w:sz w:val="22"/>
          <w:szCs w:val="22"/>
        </w:rPr>
        <w:t>E</w:t>
      </w:r>
      <w:r w:rsidR="0079194D">
        <w:rPr>
          <w:rFonts w:ascii="Times New Roman" w:hAnsi="Times New Roman" w:eastAsia="宋体" w:cs="Times New Roman"/>
          <w:iCs/>
          <w:sz w:val="22"/>
          <w:szCs w:val="22"/>
        </w:rPr>
        <w:t>dited</w:t>
      </w:r>
      <w:r w:rsidR="00E85BBB">
        <w:rPr>
          <w:rFonts w:ascii="Times New Roman" w:hAnsi="Times New Roman" w:eastAsia="宋体" w:cs="Times New Roman"/>
          <w:iCs/>
          <w:sz w:val="22"/>
          <w:szCs w:val="22"/>
        </w:rPr>
        <w:t xml:space="preserve"> </w:t>
      </w:r>
      <w:r w:rsidR="0079194D">
        <w:rPr>
          <w:rFonts w:ascii="Times New Roman" w:hAnsi="Times New Roman" w:eastAsia="宋体" w:cs="Times New Roman"/>
          <w:iCs/>
          <w:sz w:val="22"/>
          <w:szCs w:val="22"/>
        </w:rPr>
        <w:t xml:space="preserve">the computational part of </w:t>
      </w:r>
      <w:r w:rsidR="00FD0D38">
        <w:rPr>
          <w:rFonts w:ascii="Times New Roman" w:hAnsi="Times New Roman" w:eastAsia="宋体" w:cs="Times New Roman"/>
          <w:iCs/>
          <w:sz w:val="22"/>
          <w:szCs w:val="22"/>
        </w:rPr>
        <w:t xml:space="preserve">the </w:t>
      </w:r>
      <w:r w:rsidR="0079194D">
        <w:rPr>
          <w:rFonts w:ascii="Times New Roman" w:hAnsi="Times New Roman" w:eastAsia="宋体" w:cs="Times New Roman"/>
          <w:iCs/>
          <w:sz w:val="22"/>
          <w:szCs w:val="22"/>
        </w:rPr>
        <w:t xml:space="preserve">final </w:t>
      </w:r>
      <w:r w:rsidR="00FD0D38">
        <w:rPr>
          <w:rFonts w:ascii="Times New Roman" w:hAnsi="Times New Roman" w:eastAsia="宋体" w:cs="Times New Roman"/>
          <w:iCs/>
          <w:sz w:val="22"/>
          <w:szCs w:val="22"/>
        </w:rPr>
        <w:t xml:space="preserve">project </w:t>
      </w:r>
      <w:r w:rsidR="0079194D">
        <w:rPr>
          <w:rFonts w:ascii="Times New Roman" w:hAnsi="Times New Roman" w:eastAsia="宋体" w:cs="Times New Roman"/>
          <w:iCs/>
          <w:sz w:val="22"/>
          <w:szCs w:val="22"/>
        </w:rPr>
        <w:t>report.</w:t>
      </w:r>
    </w:p>
    <w:p w:rsidRPr="00951A06" w:rsidR="006F2CA5" w:rsidP="003C2350" w:rsidRDefault="003C2350" w14:paraId="7E27A00D" w14:textId="7F3BF782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951A06">
        <w:rPr>
          <w:rFonts w:ascii="Times New Roman" w:hAnsi="Times New Roman" w:cs="Times New Roman"/>
          <w:b/>
          <w:sz w:val="24"/>
          <w:shd w:val="pct15" w:color="auto" w:fill="FFFFFF"/>
        </w:rPr>
        <w:t>RESEARCH</w:t>
      </w:r>
    </w:p>
    <w:p w:rsidR="0079194D" w:rsidP="00EA249B" w:rsidRDefault="0079194D" w14:paraId="4CF1042F" w14:textId="7BC45908">
      <w:pPr>
        <w:rPr>
          <w:rFonts w:ascii="Times New Roman" w:hAnsi="Times New Roman" w:eastAsia="宋体" w:cs="Times New Roman"/>
          <w:iCs/>
          <w:sz w:val="22"/>
          <w:szCs w:val="22"/>
        </w:rPr>
      </w:pPr>
      <w:bookmarkStart w:name="OLE_LINK2" w:id="0"/>
      <w:bookmarkStart w:name="OLE_LINK1" w:id="1"/>
      <w:r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Neptune</w:t>
      </w:r>
    </w:p>
    <w:p w:rsidR="005712A4" w:rsidP="0079194D" w:rsidRDefault="005712A4" w14:paraId="63187F45" w14:textId="2FDE313B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commentRangeStart w:id="411803674"/>
      <w:del w:author="Shah, Komal Rajan" w:date="2023-06-19T22:49:37.563Z" w:id="1931385964">
        <w:r w:rsidRPr="7F220AE2" w:rsidDel="005712A4">
          <w:rPr>
            <w:rFonts w:ascii="Times New Roman" w:hAnsi="Times New Roman" w:cs="Times New Roman"/>
          </w:rPr>
          <w:delText>It’s</w:delText>
        </w:r>
        <w:r w:rsidRPr="7F220AE2" w:rsidDel="005712A4">
          <w:rPr>
            <w:rFonts w:ascii="Times New Roman" w:hAnsi="Times New Roman" w:cs="Times New Roman"/>
          </w:rPr>
          <w:delText xml:space="preserve"> </w:delText>
        </w:r>
        <w:r w:rsidRPr="7F220AE2" w:rsidDel="005712A4">
          <w:rPr>
            <w:rFonts w:ascii="Times New Roman" w:hAnsi="Times New Roman" w:cs="Times New Roman"/>
          </w:rPr>
          <w:delText xml:space="preserve">a platform that can design microfluidic </w:delText>
        </w:r>
        <w:r w:rsidRPr="7F220AE2" w:rsidDel="005712A4">
          <w:rPr>
            <w:rFonts w:ascii="Times New Roman" w:hAnsi="Times New Roman" w:cs="Times New Roman"/>
          </w:rPr>
          <w:delText>device</w:delText>
        </w:r>
        <w:r w:rsidRPr="7F220AE2" w:rsidDel="005712A4">
          <w:rPr>
            <w:rFonts w:ascii="Times New Roman" w:hAnsi="Times New Roman" w:cs="Times New Roman"/>
          </w:rPr>
          <w:delText xml:space="preserve"> with </w:delText>
        </w:r>
        <w:r w:rsidRPr="7F220AE2" w:rsidDel="005712A4">
          <w:rPr>
            <w:rFonts w:ascii="Times New Roman" w:hAnsi="Times New Roman" w:cs="Times New Roman"/>
          </w:rPr>
          <w:delText>programmable</w:delText>
        </w:r>
        <w:r w:rsidRPr="7F220AE2" w:rsidDel="005712A4">
          <w:rPr>
            <w:rFonts w:ascii="Times New Roman" w:hAnsi="Times New Roman" w:cs="Times New Roman"/>
          </w:rPr>
          <w:delText xml:space="preserve"> descriptions.</w:delText>
        </w:r>
        <w:r w:rsidRPr="7F220AE2" w:rsidDel="00A708D6">
          <w:rPr>
            <w:rFonts w:ascii="Times New Roman" w:hAnsi="Times New Roman" w:cs="Times New Roman"/>
          </w:rPr>
          <w:delText xml:space="preserve"> </w:delText>
        </w:r>
        <w:r w:rsidRPr="7F220AE2" w:rsidDel="00A708D6">
          <w:rPr>
            <w:rFonts w:ascii="Times New Roman" w:hAnsi="Times New Roman" w:cs="Times New Roman"/>
          </w:rPr>
          <w:delText xml:space="preserve">The platform will </w:delText>
        </w:r>
        <w:r w:rsidRPr="7F220AE2" w:rsidDel="00A708D6">
          <w:rPr>
            <w:rFonts w:ascii="Times New Roman" w:hAnsi="Times New Roman" w:cs="Times New Roman"/>
          </w:rPr>
          <w:delText>optimize</w:delText>
        </w:r>
        <w:r w:rsidRPr="7F220AE2" w:rsidDel="00A708D6">
          <w:rPr>
            <w:rFonts w:ascii="Times New Roman" w:hAnsi="Times New Roman" w:cs="Times New Roman"/>
          </w:rPr>
          <w:delText xml:space="preserve"> the dimension, </w:delText>
        </w:r>
        <w:r w:rsidRPr="7F220AE2" w:rsidDel="00A708D6">
          <w:rPr>
            <w:rFonts w:ascii="Times New Roman" w:hAnsi="Times New Roman" w:cs="Times New Roman"/>
          </w:rPr>
          <w:delText>placing</w:delText>
        </w:r>
        <w:r w:rsidRPr="7F220AE2" w:rsidDel="00A708D6">
          <w:rPr>
            <w:rFonts w:ascii="Times New Roman" w:hAnsi="Times New Roman" w:cs="Times New Roman"/>
          </w:rPr>
          <w:delText xml:space="preserve">, and </w:delText>
        </w:r>
        <w:r w:rsidRPr="7F220AE2" w:rsidDel="00A708D6">
          <w:rPr>
            <w:rFonts w:ascii="Times New Roman" w:hAnsi="Times New Roman" w:cs="Times New Roman"/>
          </w:rPr>
          <w:delText>routing</w:delText>
        </w:r>
        <w:r w:rsidRPr="7F220AE2" w:rsidDel="00A708D6">
          <w:rPr>
            <w:rFonts w:ascii="Times New Roman" w:hAnsi="Times New Roman" w:cs="Times New Roman"/>
          </w:rPr>
          <w:delText xml:space="preserve"> for all the microfluidic components involved.</w:delText>
        </w:r>
      </w:del>
      <w:commentRangeEnd w:id="411803674"/>
      <w:r>
        <w:rPr>
          <w:rStyle w:val="CommentReference"/>
        </w:rPr>
        <w:commentReference w:id="411803674"/>
      </w:r>
    </w:p>
    <w:p w:rsidRPr="006421B8" w:rsidR="0079194D" w:rsidP="0079194D" w:rsidRDefault="00A708D6" w14:paraId="553A5DEF" w14:textId="72C775CB">
      <w:pPr>
        <w:pStyle w:val="ListParagraph"/>
        <w:numPr>
          <w:ilvl w:val="0"/>
          <w:numId w:val="14"/>
        </w:numPr>
        <w:ind w:firstLineChars="0"/>
        <w:rPr>
          <w:rFonts w:ascii="Times New Roman" w:hAnsi="Times New Roman" w:eastAsia="宋体" w:cs="Times New Roman"/>
          <w:sz w:val="22"/>
          <w:szCs w:val="22"/>
        </w:rPr>
      </w:pPr>
      <w:commentRangeStart w:id="1203844844"/>
      <w:r w:rsidRPr="7F220AE2" w:rsidR="00A708D6">
        <w:rPr>
          <w:rFonts w:ascii="Times New Roman" w:hAnsi="Times New Roman" w:eastAsia="宋体" w:cs="Times New Roman"/>
          <w:sz w:val="22"/>
          <w:szCs w:val="22"/>
        </w:rPr>
        <w:t xml:space="preserve">Worked </w:t>
      </w:r>
      <w:commentRangeEnd w:id="1203844844"/>
      <w:r>
        <w:rPr>
          <w:rStyle w:val="CommentReference"/>
        </w:rPr>
        <w:commentReference w:id="1203844844"/>
      </w:r>
      <w:r w:rsidRPr="7F220AE2" w:rsidR="00A708D6">
        <w:rPr>
          <w:rFonts w:ascii="Times New Roman" w:hAnsi="Times New Roman" w:eastAsia="宋体" w:cs="Times New Roman"/>
          <w:sz w:val="22"/>
          <w:szCs w:val="22"/>
        </w:rPr>
        <w:t xml:space="preserve">as the first author of this paper and </w:t>
      </w:r>
      <w:r w:rsidRPr="7F220AE2" w:rsidR="00A708D6">
        <w:rPr>
          <w:rFonts w:ascii="Times New Roman" w:hAnsi="Times New Roman" w:eastAsia="宋体" w:cs="Times New Roman"/>
          <w:sz w:val="22"/>
          <w:szCs w:val="22"/>
        </w:rPr>
        <w:t>connect</w:t>
      </w:r>
      <w:r w:rsidRPr="7F220AE2" w:rsidR="00A708D6">
        <w:rPr>
          <w:rFonts w:ascii="Times New Roman" w:hAnsi="Times New Roman" w:eastAsia="宋体" w:cs="Times New Roman"/>
          <w:sz w:val="22"/>
          <w:szCs w:val="22"/>
        </w:rPr>
        <w:t xml:space="preserve"> all the </w:t>
      </w:r>
      <w:r w:rsidRPr="7F220AE2" w:rsidR="00621B84">
        <w:rPr>
          <w:rFonts w:ascii="Times New Roman" w:hAnsi="Times New Roman" w:eastAsia="宋体" w:cs="Times New Roman"/>
          <w:sz w:val="22"/>
          <w:szCs w:val="22"/>
        </w:rPr>
        <w:t>related</w:t>
      </w:r>
      <w:r w:rsidRPr="7F220AE2" w:rsidR="00A708D6">
        <w:rPr>
          <w:rFonts w:ascii="Times New Roman" w:hAnsi="Times New Roman" w:eastAsia="宋体" w:cs="Times New Roman"/>
          <w:sz w:val="22"/>
          <w:szCs w:val="22"/>
        </w:rPr>
        <w:t xml:space="preserve"> algorithm code repositories left by the graduated students to make the platform work correctly.</w:t>
      </w:r>
    </w:p>
    <w:p w:rsidRPr="005712A4" w:rsidR="00FB7858" w:rsidP="7F220AE2" w:rsidRDefault="00A708D6" w14:paraId="126CE757" w14:textId="737FF20C">
      <w:pPr>
        <w:pStyle w:val="ListParagraph"/>
        <w:numPr>
          <w:ilvl w:val="0"/>
          <w:numId w:val="14"/>
        </w:numPr>
        <w:spacing w:after="156" w:afterLines="50"/>
        <w:ind w:left="442" w:hanging="442" w:firstLineChars="0"/>
        <w:rPr>
          <w:del w:author="Shah, Komal Rajan" w:date="2023-06-19T22:48:19.472Z" w:id="149522411"/>
          <w:rFonts w:ascii="Times New Roman" w:hAnsi="Times New Roman" w:eastAsia="宋体" w:cs="Times New Roman"/>
          <w:i w:val="1"/>
          <w:iCs w:val="1"/>
          <w:sz w:val="22"/>
          <w:szCs w:val="22"/>
        </w:rPr>
      </w:pPr>
      <w:r w:rsidRPr="7F220AE2" w:rsidR="00A708D6">
        <w:rPr>
          <w:rFonts w:ascii="Times New Roman" w:hAnsi="Times New Roman" w:cs="Times New Roman"/>
        </w:rPr>
        <w:t xml:space="preserve">Mentor the undergraduate student to </w:t>
      </w:r>
      <w:r w:rsidRPr="7F220AE2" w:rsidR="00621B84">
        <w:rPr>
          <w:rFonts w:ascii="Times New Roman" w:hAnsi="Times New Roman" w:cs="Times New Roman"/>
        </w:rPr>
        <w:t xml:space="preserve">design, fix and develop the GUI of Neptune and connect this platform to another design tool “3DuF” </w:t>
      </w:r>
      <w:del w:author="Shah, Komal Rajan" w:date="2023-06-19T22:48:19.477Z" w:id="431039912">
        <w:r w:rsidRPr="7F220AE2" w:rsidDel="00621B84">
          <w:rPr>
            <w:rFonts w:ascii="Times New Roman" w:hAnsi="Times New Roman" w:cs="Times New Roman"/>
          </w:rPr>
          <w:delText>which was published by our lab before.</w:delText>
        </w:r>
      </w:del>
    </w:p>
    <w:p w:rsidR="0079194D" w:rsidP="0079194D" w:rsidRDefault="0079194D" w14:paraId="43021F51" w14:textId="01CA5C63">
      <w:pPr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Oriole</w:t>
      </w:r>
    </w:p>
    <w:p w:rsidRPr="00C350FF" w:rsidR="0079194D" w:rsidP="00C350FF" w:rsidRDefault="00C350FF" w14:paraId="43783FF7" w14:textId="1B49F36B">
      <w:pPr>
        <w:pStyle w:val="ListParagraph"/>
        <w:numPr>
          <w:ilvl w:val="0"/>
          <w:numId w:val="14"/>
        </w:numPr>
        <w:ind w:firstLineChars="0"/>
        <w:rPr>
          <w:del w:author="Shah, Komal Rajan" w:date="2023-06-19T22:49:34.558Z" w:id="1349958683"/>
          <w:rFonts w:ascii="Times New Roman" w:hAnsi="Times New Roman" w:eastAsia="宋体" w:cs="Times New Roman"/>
          <w:sz w:val="22"/>
          <w:szCs w:val="22"/>
        </w:rPr>
      </w:pPr>
      <w:del w:author="Shah, Komal Rajan" w:date="2023-06-19T22:49:34.563Z" w:id="228814274"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It’s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a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general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graph partitioning algorithm with size and communication constraints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that can be applied in synthetic biology, electronics, social media community clustering, and many other different fields</w:delText>
        </w:r>
        <w:r w:rsidRPr="7F220AE2" w:rsidDel="0079194D">
          <w:rPr>
            <w:rFonts w:ascii="Times New Roman" w:hAnsi="Times New Roman" w:eastAsia="宋体" w:cs="Times New Roman"/>
            <w:sz w:val="22"/>
            <w:szCs w:val="22"/>
          </w:rPr>
          <w:delText>.</w:delText>
        </w:r>
      </w:del>
    </w:p>
    <w:p w:rsidRPr="0079194D" w:rsidR="0079194D" w:rsidP="7F220AE2" w:rsidRDefault="00621B84" w14:paraId="773AC2E4" w14:textId="012D03BC">
      <w:pPr>
        <w:pStyle w:val="ListParagraph"/>
        <w:numPr>
          <w:ilvl w:val="0"/>
          <w:numId w:val="14"/>
        </w:numPr>
        <w:spacing w:after="156" w:afterLines="50"/>
        <w:ind w:left="442" w:hanging="442" w:firstLineChars="0"/>
        <w:rPr>
          <w:rFonts w:ascii="Times New Roman" w:hAnsi="Times New Roman" w:eastAsia="宋体" w:cs="Times New Roman"/>
          <w:i w:val="1"/>
          <w:iCs w:val="1"/>
          <w:sz w:val="22"/>
          <w:szCs w:val="22"/>
        </w:rPr>
      </w:pPr>
      <w:commentRangeStart w:id="1148751042"/>
      <w:r w:rsidRPr="7F220AE2" w:rsidR="00621B84">
        <w:rPr>
          <w:rFonts w:ascii="Times New Roman" w:hAnsi="Times New Roman" w:eastAsia="宋体" w:cs="Times New Roman"/>
          <w:sz w:val="22"/>
          <w:szCs w:val="22"/>
        </w:rPr>
        <w:t>Worked</w:t>
      </w:r>
      <w:commentRangeEnd w:id="1148751042"/>
      <w:r>
        <w:rPr>
          <w:rStyle w:val="CommentReference"/>
        </w:rPr>
        <w:commentReference w:id="1148751042"/>
      </w:r>
      <w:r w:rsidRPr="7F220AE2" w:rsidR="00621B84">
        <w:rPr>
          <w:rFonts w:ascii="Times New Roman" w:hAnsi="Times New Roman" w:eastAsia="宋体" w:cs="Times New Roman"/>
          <w:sz w:val="22"/>
          <w:szCs w:val="22"/>
        </w:rPr>
        <w:t xml:space="preserve"> as the first author of this paper. Implemented the algorithm and tested it with more than 1000 benchmarks. Improved the accuracy of partitioning result more than 30%. Made it possible to get correct partitioning results for a big netlist (have more than 100 members) with </w:t>
      </w:r>
      <w:r w:rsidRPr="7F220AE2" w:rsidR="00621B84">
        <w:rPr>
          <w:rFonts w:ascii="Times New Roman" w:hAnsi="Times New Roman" w:eastAsia="宋体" w:cs="Times New Roman"/>
          <w:sz w:val="22"/>
          <w:szCs w:val="22"/>
        </w:rPr>
        <w:t>size and communication constraints</w:t>
      </w:r>
      <w:r w:rsidRPr="7F220AE2" w:rsidR="00621B84">
        <w:rPr>
          <w:rFonts w:ascii="Times New Roman" w:hAnsi="Times New Roman" w:eastAsia="宋体" w:cs="Times New Roman"/>
          <w:sz w:val="22"/>
          <w:szCs w:val="22"/>
        </w:rPr>
        <w:t xml:space="preserve"> in few minutes.</w:t>
      </w:r>
    </w:p>
    <w:p w:rsidR="0079194D" w:rsidP="0079194D" w:rsidRDefault="0079194D" w14:paraId="56624D19" w14:textId="77777777">
      <w:pPr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Vespa</w:t>
      </w:r>
    </w:p>
    <w:p w:rsidRPr="00156291" w:rsidR="00C350FF" w:rsidP="7F220AE2" w:rsidRDefault="00C350FF" w14:paraId="780A1341" w14:textId="6C1FEB51">
      <w:pPr>
        <w:pStyle w:val="ListParagraph"/>
        <w:numPr>
          <w:ilvl w:val="0"/>
          <w:numId w:val="14"/>
        </w:numPr>
        <w:ind w:left="442" w:hanging="442" w:firstLineChars="0"/>
        <w:rPr>
          <w:del w:author="Shah, Komal Rajan" w:date="2023-06-19T22:50:06.972Z" w:id="382034536"/>
          <w:rFonts w:ascii="Times New Roman" w:hAnsi="Times New Roman" w:eastAsia="宋体" w:cs="Times New Roman"/>
          <w:i w:val="1"/>
          <w:iCs w:val="1"/>
          <w:sz w:val="22"/>
          <w:szCs w:val="22"/>
        </w:rPr>
      </w:pPr>
      <w:del w:author="Shah, Komal Rajan" w:date="2023-06-19T22:50:06.976Z" w:id="1383966830"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It’s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a 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v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alidation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 xml:space="preserve"> algorithm for continuous-flow microfluidic devices with constraints</w:delText>
        </w:r>
        <w:r w:rsidRPr="7F220AE2" w:rsidDel="00A708D6">
          <w:rPr>
            <w:rFonts w:ascii="Times New Roman" w:hAnsi="Times New Roman" w:eastAsia="宋体" w:cs="Times New Roman"/>
            <w:sz w:val="22"/>
            <w:szCs w:val="22"/>
          </w:rPr>
          <w:delText xml:space="preserve"> and requirements</w:delText>
        </w:r>
        <w:r w:rsidRPr="7F220AE2" w:rsidDel="00C350FF">
          <w:rPr>
            <w:rFonts w:ascii="Times New Roman" w:hAnsi="Times New Roman" w:eastAsia="宋体" w:cs="Times New Roman"/>
            <w:sz w:val="22"/>
            <w:szCs w:val="22"/>
          </w:rPr>
          <w:delText>.</w:delText>
        </w:r>
        <w:r w:rsidRPr="7F220AE2" w:rsidDel="00621B84">
          <w:rPr>
            <w:rFonts w:ascii="Times New Roman" w:hAnsi="Times New Roman" w:eastAsia="宋体" w:cs="Times New Roman"/>
            <w:sz w:val="22"/>
            <w:szCs w:val="22"/>
          </w:rPr>
          <w:delText xml:space="preserve"> It can work as a checker for manual-design or machine-generated-design of microfluidics.</w:delText>
        </w:r>
      </w:del>
    </w:p>
    <w:p w:rsidRPr="00C350FF" w:rsidR="00156291" w:rsidP="00C350FF" w:rsidRDefault="00156291" w14:paraId="38E82817" w14:textId="6BBF819A">
      <w:pPr>
        <w:pStyle w:val="ListParagraph"/>
        <w:numPr>
          <w:ilvl w:val="0"/>
          <w:numId w:val="14"/>
        </w:numPr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Worked as the first author of this paper. Implemented the algorithm which can give 100% correct validation answer without time restriction.</w:t>
      </w:r>
    </w:p>
    <w:p w:rsidRPr="0079194D" w:rsidR="0079194D" w:rsidP="0079194D" w:rsidRDefault="0079194D" w14:paraId="3F5BE194" w14:textId="726B0906">
      <w:pPr>
        <w:pStyle w:val="ListParagraph"/>
        <w:numPr>
          <w:ilvl w:val="0"/>
          <w:numId w:val="14"/>
        </w:numPr>
        <w:spacing w:after="156" w:afterLines="5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D</w:t>
      </w:r>
      <w:r w:rsidRPr="006421B8">
        <w:rPr>
          <w:rFonts w:ascii="Times New Roman" w:hAnsi="Times New Roman" w:eastAsia="宋体" w:cs="Times New Roman"/>
          <w:sz w:val="22"/>
          <w:szCs w:val="22"/>
        </w:rPr>
        <w:t>esign</w:t>
      </w:r>
      <w:r>
        <w:rPr>
          <w:rFonts w:ascii="Times New Roman" w:hAnsi="Times New Roman" w:eastAsia="宋体" w:cs="Times New Roman"/>
          <w:sz w:val="22"/>
          <w:szCs w:val="22"/>
        </w:rPr>
        <w:t>ed</w:t>
      </w:r>
      <w:r w:rsidRPr="006421B8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="00156291">
        <w:rPr>
          <w:rFonts w:ascii="Times New Roman" w:hAnsi="Times New Roman" w:eastAsia="宋体" w:cs="Times New Roman"/>
          <w:sz w:val="22"/>
          <w:szCs w:val="22"/>
        </w:rPr>
        <w:t xml:space="preserve">real-world and synthesize random </w:t>
      </w:r>
      <w:r w:rsidRPr="006421B8" w:rsidR="00156291">
        <w:rPr>
          <w:rFonts w:ascii="Times New Roman" w:hAnsi="Times New Roman" w:eastAsia="宋体" w:cs="Times New Roman"/>
          <w:sz w:val="22"/>
          <w:szCs w:val="22"/>
        </w:rPr>
        <w:t>microfluidic device</w:t>
      </w:r>
      <w:r w:rsidR="00156291">
        <w:rPr>
          <w:rFonts w:ascii="Times New Roman" w:hAnsi="Times New Roman" w:eastAsia="宋体" w:cs="Times New Roman"/>
          <w:sz w:val="22"/>
          <w:szCs w:val="22"/>
        </w:rPr>
        <w:t>s, create a data set for these new benchmarks that can be beneficial to many auto design algorithms in the future.</w:t>
      </w:r>
    </w:p>
    <w:p w:rsidRPr="00C367C1" w:rsidR="00C367C1" w:rsidP="00C367C1" w:rsidRDefault="00C367C1" w14:paraId="60DC8BB5" w14:textId="3C8CCCA1">
      <w:pPr>
        <w:rPr>
          <w:rFonts w:ascii="Times New Roman" w:hAnsi="Times New Roman" w:eastAsia="宋体" w:cs="Times New Roman"/>
          <w:iCs/>
          <w:sz w:val="22"/>
          <w:szCs w:val="22"/>
        </w:rPr>
      </w:pPr>
      <w:r w:rsidRPr="00C367C1"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Partitioning of a 2-bit hash function across 65 communicating cells</w:t>
      </w:r>
    </w:p>
    <w:p w:rsidRPr="00944BB1" w:rsidR="00156291" w:rsidP="00156291" w:rsidRDefault="00944BB1" w14:paraId="01B3E9AA" w14:textId="00A4396D">
      <w:pPr>
        <w:pStyle w:val="ListParagraph"/>
        <w:numPr>
          <w:ilvl w:val="0"/>
          <w:numId w:val="14"/>
        </w:numPr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del w:author="Shah, Komal Rajan" w:date="2023-06-19T22:50:44.316Z" w:id="1167185880">
        <w:r w:rsidRPr="7F220AE2" w:rsidDel="00944BB1">
          <w:rPr>
            <w:rFonts w:ascii="Times New Roman" w:hAnsi="Times New Roman" w:eastAsia="宋体" w:cs="Times New Roman"/>
            <w:sz w:val="22"/>
            <w:szCs w:val="22"/>
          </w:rPr>
          <w:delText>This paper imitates the performance of p</w:delText>
        </w:r>
        <w:r w:rsidRPr="7F220AE2" w:rsidDel="00944BB1">
          <w:rPr>
            <w:rFonts w:ascii="Times New Roman" w:hAnsi="Times New Roman" w:eastAsia="宋体" w:cs="Times New Roman"/>
            <w:sz w:val="22"/>
            <w:szCs w:val="22"/>
          </w:rPr>
          <w:delText>owerful distributed computing by communicating cells that individually perform simple operations. We</w:delText>
        </w:r>
      </w:del>
      <w:r w:rsidRPr="7F220AE2" w:rsidR="00944BB1">
        <w:rPr>
          <w:rFonts w:ascii="Times New Roman" w:hAnsi="Times New Roman" w:eastAsia="宋体" w:cs="Times New Roman"/>
          <w:sz w:val="22"/>
          <w:szCs w:val="22"/>
        </w:rPr>
        <w:t xml:space="preserve"> introduce a method to divide a large genetic circuit across cells as well as the extensible sensors, logic gates, and cell-cell communication channels </w:t>
      </w:r>
      <w:r w:rsidRPr="7F220AE2" w:rsidR="00944BB1">
        <w:rPr>
          <w:rFonts w:ascii="Times New Roman" w:hAnsi="Times New Roman" w:eastAsia="宋体" w:cs="Times New Roman"/>
          <w:sz w:val="22"/>
          <w:szCs w:val="22"/>
        </w:rPr>
        <w:t>required</w:t>
      </w:r>
      <w:r w:rsidRPr="7F220AE2" w:rsidR="00944BB1">
        <w:rPr>
          <w:rFonts w:ascii="Times New Roman" w:hAnsi="Times New Roman" w:eastAsia="宋体" w:cs="Times New Roman"/>
          <w:sz w:val="22"/>
          <w:szCs w:val="22"/>
        </w:rPr>
        <w:t xml:space="preserve"> to reconstruct the subcircuits in their genomes.</w:t>
      </w:r>
    </w:p>
    <w:p w:rsidRPr="00C367C1" w:rsidR="0079194D" w:rsidP="00C367C1" w:rsidRDefault="00156291" w14:paraId="0523A1C8" w14:textId="19D4FE54">
      <w:pPr>
        <w:pStyle w:val="ListParagraph"/>
        <w:numPr>
          <w:ilvl w:val="0"/>
          <w:numId w:val="14"/>
        </w:numPr>
        <w:spacing w:after="156" w:afterLines="5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</w:rPr>
        <w:t>Worked as the 4</w:t>
      </w:r>
      <w:r w:rsidRPr="0015629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author for this paper. </w:t>
      </w:r>
      <w:r w:rsidR="005712A4">
        <w:rPr>
          <w:rFonts w:ascii="Times New Roman" w:hAnsi="Times New Roman" w:cs="Times New Roman"/>
        </w:rPr>
        <w:t>T</w:t>
      </w:r>
      <w:r w:rsidRPr="00D63520" w:rsidR="005712A4">
        <w:rPr>
          <w:rFonts w:ascii="Times New Roman" w:hAnsi="Times New Roman" w:cs="Times New Roman"/>
        </w:rPr>
        <w:t>he big netlist partitioning algorithm</w:t>
      </w:r>
      <w:r w:rsidR="005712A4">
        <w:rPr>
          <w:rFonts w:ascii="Times New Roman" w:hAnsi="Times New Roman" w:cs="Times New Roman"/>
        </w:rPr>
        <w:t xml:space="preserve"> “Oriole”</w:t>
      </w:r>
      <w:r w:rsidRPr="00D63520" w:rsidR="005712A4">
        <w:rPr>
          <w:rFonts w:ascii="Times New Roman" w:hAnsi="Times New Roman" w:cs="Times New Roman"/>
        </w:rPr>
        <w:t xml:space="preserve"> provides a computational support for a synthetic biology paper which imitate the MD5 algorithm using cells rather than electronics.</w:t>
      </w:r>
      <w:r w:rsidRPr="006421B8" w:rsidR="00C367C1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="00944BB1">
        <w:rPr>
          <w:rFonts w:ascii="Times New Roman" w:hAnsi="Times New Roman" w:eastAsia="宋体" w:cs="Times New Roman"/>
          <w:sz w:val="22"/>
          <w:szCs w:val="22"/>
        </w:rPr>
        <w:t>The total number of cells can be reduced to 63 in the best performance of “Oriole”.</w:t>
      </w:r>
    </w:p>
    <w:p w:rsidRPr="00CD465C" w:rsidR="003C2350" w:rsidP="003C2350" w:rsidRDefault="003C2350" w14:paraId="38EDFBEC" w14:textId="77777777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PROJECTS</w:t>
      </w:r>
    </w:p>
    <w:p w:rsidR="00C367C1" w:rsidP="00C367C1" w:rsidRDefault="00C367C1" w14:paraId="4D2E5652" w14:textId="179DC617">
      <w:pPr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Pose Tracking</w:t>
      </w:r>
    </w:p>
    <w:p w:rsidRPr="006421B8" w:rsidR="00C367C1" w:rsidP="00C367C1" w:rsidRDefault="00F42D42" w14:paraId="05B275A3" w14:textId="0D28011A">
      <w:pPr>
        <w:pStyle w:val="ListParagraph"/>
        <w:numPr>
          <w:ilvl w:val="0"/>
          <w:numId w:val="14"/>
        </w:numPr>
        <w:ind w:firstLineChars="0"/>
        <w:rPr>
          <w:del w:author="Shah, Komal Rajan" w:date="2023-06-19T22:50:16.619Z" w:id="558323639"/>
          <w:rFonts w:ascii="Times New Roman" w:hAnsi="Times New Roman" w:eastAsia="宋体" w:cs="Times New Roman"/>
          <w:sz w:val="22"/>
          <w:szCs w:val="22"/>
        </w:rPr>
      </w:pPr>
      <w:del w:author="Shah, Komal Rajan" w:date="2023-06-19T22:50:16.624Z" w:id="600897446">
        <w:r w:rsidRPr="7F220AE2" w:rsidDel="00F42D42">
          <w:rPr>
            <w:rFonts w:ascii="Times New Roman" w:hAnsi="Times New Roman" w:eastAsia="宋体" w:cs="Times New Roman"/>
            <w:sz w:val="22"/>
            <w:szCs w:val="22"/>
          </w:rPr>
          <w:delText>I</w:delText>
        </w:r>
        <w:r w:rsidRPr="7F220AE2" w:rsidDel="00F42D42">
          <w:rPr>
            <w:rFonts w:ascii="Times New Roman" w:hAnsi="Times New Roman" w:eastAsia="宋体" w:cs="Times New Roman"/>
            <w:sz w:val="22"/>
            <w:szCs w:val="22"/>
          </w:rPr>
          <w:delText>t</w:delText>
        </w:r>
        <w:r w:rsidRPr="7F220AE2" w:rsidDel="00F42D42">
          <w:rPr>
            <w:rFonts w:ascii="Times New Roman" w:hAnsi="Times New Roman" w:eastAsia="宋体" w:cs="Times New Roman"/>
            <w:sz w:val="22"/>
            <w:szCs w:val="22"/>
          </w:rPr>
          <w:delText>’</w:delText>
        </w:r>
        <w:r w:rsidRPr="7F220AE2" w:rsidDel="00F42D42">
          <w:rPr>
            <w:rFonts w:ascii="Times New Roman" w:hAnsi="Times New Roman" w:eastAsia="宋体" w:cs="Times New Roman"/>
            <w:sz w:val="22"/>
            <w:szCs w:val="22"/>
          </w:rPr>
          <w:delText>s</w:delText>
        </w:r>
        <w:r w:rsidRPr="7F220AE2" w:rsidDel="00F42D42">
          <w:rPr>
            <w:rFonts w:ascii="Times New Roman" w:hAnsi="Times New Roman" w:eastAsia="宋体" w:cs="Times New Roman"/>
            <w:sz w:val="22"/>
            <w:szCs w:val="22"/>
          </w:rPr>
          <w:delText xml:space="preserve"> a hot topic in 2019 for the improvement of pose tracking algorithms. The main target of this algorithm is to draw the skeleton line of a human and track its dynamic pose in real-time.</w:delText>
        </w:r>
      </w:del>
    </w:p>
    <w:p w:rsidRPr="00F42D42" w:rsidR="00F42D42" w:rsidP="7F220AE2" w:rsidRDefault="00F42D42" w14:paraId="60E6C487" w14:textId="77777777">
      <w:pPr>
        <w:pStyle w:val="ListParagraph"/>
        <w:numPr>
          <w:ilvl w:val="0"/>
          <w:numId w:val="14"/>
        </w:numPr>
        <w:ind w:left="442" w:hanging="442" w:firstLineChars="0"/>
        <w:rPr>
          <w:rFonts w:ascii="Times New Roman" w:hAnsi="Times New Roman" w:eastAsia="宋体" w:cs="Times New Roman"/>
          <w:i w:val="1"/>
          <w:iCs w:val="1"/>
          <w:sz w:val="22"/>
          <w:szCs w:val="22"/>
        </w:rPr>
      </w:pPr>
      <w:r w:rsidRPr="7F220AE2" w:rsidR="00F42D42">
        <w:rPr>
          <w:rFonts w:ascii="Times New Roman" w:hAnsi="Times New Roman" w:eastAsia="宋体" w:cs="Times New Roman"/>
          <w:sz w:val="22"/>
          <w:szCs w:val="22"/>
        </w:rPr>
        <w:t>Read through</w:t>
      </w:r>
      <w:r w:rsidRPr="7F220AE2" w:rsidR="00F42D42">
        <w:rPr>
          <w:rFonts w:ascii="Times New Roman" w:hAnsi="Times New Roman" w:eastAsia="宋体" w:cs="Times New Roman"/>
          <w:sz w:val="22"/>
          <w:szCs w:val="22"/>
        </w:rPr>
        <w:t xml:space="preserve"> the paper talks about the existing best pose tracking algorithm and re-implement it on </w:t>
      </w:r>
      <w:del w:author="Shah, Komal Rajan" w:date="2023-06-19T22:50:31.686Z" w:id="1278845127">
        <w:r w:rsidRPr="7F220AE2" w:rsidDel="00F42D42">
          <w:rPr>
            <w:rFonts w:ascii="Times New Roman" w:hAnsi="Times New Roman" w:eastAsia="宋体" w:cs="Times New Roman"/>
            <w:sz w:val="22"/>
            <w:szCs w:val="22"/>
          </w:rPr>
          <w:delText>my</w:delText>
        </w:r>
      </w:del>
      <w:r w:rsidRPr="7F220AE2" w:rsidR="00F42D42">
        <w:rPr>
          <w:rFonts w:ascii="Times New Roman" w:hAnsi="Times New Roman" w:eastAsia="宋体" w:cs="Times New Roman"/>
          <w:sz w:val="22"/>
          <w:szCs w:val="22"/>
        </w:rPr>
        <w:t xml:space="preserve"> local computer. </w:t>
      </w:r>
    </w:p>
    <w:p w:rsidRPr="0079194D" w:rsidR="00C367C1" w:rsidP="00C367C1" w:rsidRDefault="00F42D42" w14:paraId="2A57ACA2" w14:textId="60007362">
      <w:pPr>
        <w:pStyle w:val="ListParagraph"/>
        <w:numPr>
          <w:ilvl w:val="0"/>
          <w:numId w:val="14"/>
        </w:numPr>
        <w:spacing w:after="156" w:afterLines="50"/>
        <w:ind w:left="442" w:hanging="442" w:firstLineChars="0"/>
        <w:rPr>
          <w:rFonts w:ascii="Times New Roman" w:hAnsi="Times New Roman" w:eastAsia="宋体" w:cs="Times New Roman"/>
          <w:i/>
          <w:iCs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Compared this algorithm with the new algorithm proposed by a PhD student using the same benchmark data set.</w:t>
      </w:r>
    </w:p>
    <w:p w:rsidR="00C367C1" w:rsidP="00C367C1" w:rsidRDefault="00C367C1" w14:paraId="00868218" w14:textId="71C4DEB2">
      <w:pPr>
        <w:rPr>
          <w:rFonts w:ascii="Times New Roman" w:hAnsi="Times New Roman" w:eastAsia="宋体" w:cs="Times New Roman"/>
          <w:iCs/>
          <w:sz w:val="22"/>
          <w:szCs w:val="22"/>
        </w:rPr>
      </w:pPr>
      <w:r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“BioMaster V2.0” | iGEM 2019</w:t>
      </w:r>
      <w:r w:rsidR="00A708D6">
        <w:rPr>
          <w:rFonts w:ascii="Times New Roman" w:hAnsi="Times New Roman" w:eastAsia="宋体" w:cs="Times New Roman"/>
          <w:b/>
          <w:bCs/>
          <w:iCs/>
          <w:sz w:val="22"/>
          <w:szCs w:val="22"/>
        </w:rPr>
        <w:t xml:space="preserve"> </w:t>
      </w:r>
      <w:r w:rsidR="00A708D6">
        <w:rPr>
          <w:rFonts w:ascii="Times New Roman" w:hAnsi="Times New Roman" w:eastAsia="宋体" w:cs="Times New Roman"/>
          <w:sz w:val="22"/>
          <w:szCs w:val="22"/>
        </w:rPr>
        <w:t>(</w:t>
      </w:r>
      <w:r w:rsidRPr="00C367C1" w:rsidR="00A708D6">
        <w:rPr>
          <w:rFonts w:ascii="Times New Roman" w:hAnsi="Times New Roman" w:eastAsia="宋体" w:cs="Times New Roman"/>
          <w:sz w:val="22"/>
          <w:szCs w:val="22"/>
        </w:rPr>
        <w:t xml:space="preserve">Wiki: </w:t>
      </w:r>
      <w:hyperlink w:history="1" r:id="rId7">
        <w:r w:rsidRPr="005B6694" w:rsidR="00A708D6">
          <w:rPr>
            <w:rStyle w:val="Hyperlink"/>
            <w:rFonts w:ascii="Times New Roman" w:hAnsi="Times New Roman" w:eastAsia="宋体" w:cs="Times New Roman"/>
            <w:sz w:val="22"/>
            <w:szCs w:val="22"/>
          </w:rPr>
          <w:t>https://2019.igem.org/Team:UESTC-Software</w:t>
        </w:r>
      </w:hyperlink>
      <w:r w:rsidR="00A708D6">
        <w:rPr>
          <w:rFonts w:ascii="Times New Roman" w:hAnsi="Times New Roman" w:eastAsia="宋体" w:cs="Times New Roman"/>
          <w:sz w:val="22"/>
          <w:szCs w:val="22"/>
        </w:rPr>
        <w:t>)</w:t>
      </w:r>
    </w:p>
    <w:p w:rsidRPr="00A708D6" w:rsidR="00C367C1" w:rsidP="00A708D6" w:rsidRDefault="00A708D6" w14:paraId="783783E0" w14:textId="114FFB66">
      <w:pPr>
        <w:pStyle w:val="ListParagraph"/>
        <w:numPr>
          <w:ilvl w:val="0"/>
          <w:numId w:val="16"/>
        </w:numPr>
        <w:ind w:firstLineChars="0"/>
        <w:rPr>
          <w:del w:author="Shah, Komal Rajan" w:date="2023-06-19T22:50:19.566Z" w:id="981931685"/>
          <w:rFonts w:ascii="Times New Roman" w:hAnsi="Times New Roman" w:eastAsia="宋体" w:cs="Times New Roman"/>
          <w:sz w:val="22"/>
          <w:szCs w:val="22"/>
        </w:rPr>
      </w:pPr>
      <w:del w:author="Shah, Komal Rajan" w:date="2023-06-19T22:50:19.572Z" w:id="1530375077">
        <w:r w:rsidRPr="7F220AE2" w:rsidDel="00A708D6">
          <w:rPr>
            <w:rFonts w:ascii="Times New Roman" w:hAnsi="Times New Roman" w:eastAsia="宋体" w:cs="Times New Roman"/>
            <w:sz w:val="22"/>
            <w:szCs w:val="22"/>
          </w:rPr>
          <w:delText>It’s</w:delText>
        </w:r>
        <w:r w:rsidRPr="7F220AE2" w:rsidDel="00A708D6">
          <w:rPr>
            <w:rFonts w:ascii="Times New Roman" w:hAnsi="Times New Roman" w:eastAsia="宋体" w:cs="Times New Roman"/>
            <w:sz w:val="22"/>
            <w:szCs w:val="22"/>
          </w:rPr>
          <w:delText xml:space="preserve"> a database </w:delText>
        </w:r>
        <w:r w:rsidRPr="7F220AE2" w:rsidDel="00A708D6">
          <w:rPr>
            <w:rFonts w:ascii="Times New Roman" w:hAnsi="Times New Roman" w:eastAsia="宋体" w:cs="Times New Roman"/>
            <w:sz w:val="22"/>
            <w:szCs w:val="22"/>
          </w:rPr>
          <w:delText>integrati</w:delText>
        </w:r>
        <w:r w:rsidRPr="7F220AE2" w:rsidDel="00A708D6">
          <w:rPr>
            <w:rFonts w:ascii="Times New Roman" w:hAnsi="Times New Roman" w:eastAsia="宋体" w:cs="Times New Roman"/>
            <w:sz w:val="22"/>
            <w:szCs w:val="22"/>
          </w:rPr>
          <w:delText>ng</w:delText>
        </w:r>
        <w:r w:rsidRPr="7F220AE2" w:rsidDel="00C367C1">
          <w:rPr>
            <w:rFonts w:ascii="Times New Roman" w:hAnsi="Times New Roman" w:eastAsia="宋体" w:cs="Times New Roman"/>
            <w:sz w:val="22"/>
            <w:szCs w:val="22"/>
          </w:rPr>
          <w:delText xml:space="preserve"> </w:delText>
        </w:r>
        <w:r w:rsidRPr="7F220AE2" w:rsidDel="00C367C1">
          <w:rPr>
            <w:rFonts w:ascii="Times New Roman" w:hAnsi="Times New Roman" w:eastAsia="宋体" w:cs="Times New Roman"/>
            <w:sz w:val="22"/>
            <w:szCs w:val="22"/>
          </w:rPr>
          <w:delText>iGEM</w:delText>
        </w:r>
        <w:r w:rsidRPr="7F220AE2" w:rsidDel="00C367C1">
          <w:rPr>
            <w:rFonts w:ascii="Times New Roman" w:hAnsi="Times New Roman" w:eastAsia="宋体" w:cs="Times New Roman"/>
            <w:sz w:val="22"/>
            <w:szCs w:val="22"/>
          </w:rPr>
          <w:delText xml:space="preserve"> Registry and other 10 </w:delText>
        </w:r>
        <w:r w:rsidRPr="7F220AE2" w:rsidDel="00C367C1">
          <w:rPr>
            <w:rFonts w:ascii="Times New Roman" w:hAnsi="Times New Roman" w:eastAsia="宋体" w:cs="Times New Roman"/>
            <w:sz w:val="22"/>
            <w:szCs w:val="22"/>
          </w:rPr>
          <w:delText>frequently</w:delText>
        </w:r>
        <w:r w:rsidRPr="7F220AE2" w:rsidDel="00C367C1">
          <w:rPr>
            <w:rFonts w:ascii="Times New Roman" w:hAnsi="Times New Roman" w:eastAsia="宋体" w:cs="Times New Roman"/>
            <w:sz w:val="22"/>
            <w:szCs w:val="22"/>
          </w:rPr>
          <w:delText xml:space="preserve"> used biology databases</w:delText>
        </w:r>
        <w:r w:rsidRPr="7F220AE2" w:rsidDel="00A708D6">
          <w:rPr>
            <w:rFonts w:ascii="Times New Roman" w:hAnsi="Times New Roman" w:eastAsia="宋体" w:cs="Times New Roman"/>
            <w:sz w:val="22"/>
            <w:szCs w:val="22"/>
          </w:rPr>
          <w:delText xml:space="preserve"> with</w:delText>
        </w:r>
        <w:r w:rsidRPr="7F220AE2" w:rsidDel="00C367C1">
          <w:rPr>
            <w:rFonts w:ascii="Times New Roman" w:hAnsi="Times New Roman" w:eastAsia="宋体" w:cs="Times New Roman"/>
            <w:sz w:val="22"/>
            <w:szCs w:val="22"/>
          </w:rPr>
          <w:delText xml:space="preserve"> many useful tools.</w:delText>
        </w:r>
      </w:del>
    </w:p>
    <w:p w:rsidRPr="00BF461C" w:rsidR="00BF461C" w:rsidP="00BF461C" w:rsidRDefault="00BF461C" w14:paraId="2450BE69" w14:textId="696F6709">
      <w:pPr>
        <w:pStyle w:val="ListParagraph"/>
        <w:numPr>
          <w:ilvl w:val="0"/>
          <w:numId w:val="16"/>
        </w:numPr>
        <w:tabs>
          <w:tab w:val="left" w:pos="170"/>
        </w:tabs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Pr="00BF461C">
        <w:rPr>
          <w:rFonts w:ascii="Times New Roman" w:hAnsi="Times New Roman"/>
        </w:rPr>
        <w:t>Designed and i</w:t>
      </w:r>
      <w:r w:rsidRPr="00BF461C">
        <w:rPr>
          <w:rFonts w:hint="eastAsia" w:ascii="Times New Roman" w:hAnsi="Times New Roman"/>
        </w:rPr>
        <w:t xml:space="preserve">mplemented </w:t>
      </w:r>
      <w:r w:rsidRPr="00BF461C">
        <w:rPr>
          <w:rFonts w:ascii="Times New Roman" w:hAnsi="Times New Roman"/>
        </w:rPr>
        <w:t>an innovative filtrating model with the accuracy of reflections between iGEM registry and UniProt Database improved to more than 95%, and increase the amount of these reflections by nearly 400%</w:t>
      </w:r>
    </w:p>
    <w:p w:rsidRPr="00BF461C" w:rsidR="00BF461C" w:rsidP="00BF461C" w:rsidRDefault="00BF461C" w14:paraId="2005A9D8" w14:textId="5B4CD72D">
      <w:pPr>
        <w:pStyle w:val="ListParagraph"/>
        <w:numPr>
          <w:ilvl w:val="0"/>
          <w:numId w:val="16"/>
        </w:numPr>
        <w:spacing w:after="156" w:afterLines="50"/>
        <w:ind w:left="442" w:hanging="442" w:firstLineChars="0"/>
        <w:rPr>
          <w:rFonts w:ascii="Times New Roman" w:hAnsi="Times New Roman" w:eastAsia="宋体" w:cs="Times New Roman"/>
          <w:sz w:val="22"/>
          <w:szCs w:val="22"/>
        </w:rPr>
      </w:pPr>
      <w:r w:rsidRPr="00BF461C">
        <w:rPr>
          <w:rFonts w:ascii="Times New Roman" w:hAnsi="Times New Roman" w:eastAsia="宋体" w:cs="Times New Roman"/>
          <w:sz w:val="22"/>
          <w:szCs w:val="22"/>
        </w:rPr>
        <w:t xml:space="preserve">Designed and implemented the main page of our current project (http://bio.biomaster-uestc.com) and the video of the project can be found at: </w:t>
      </w:r>
      <w:hyperlink w:history="1" r:id="rId8">
        <w:r w:rsidRPr="00B123ED">
          <w:rPr>
            <w:rStyle w:val="Hyperlink"/>
            <w:rFonts w:ascii="Times New Roman" w:hAnsi="Times New Roman" w:eastAsia="宋体" w:cs="Times New Roman"/>
            <w:sz w:val="22"/>
            <w:szCs w:val="22"/>
          </w:rPr>
          <w:t>https://youtu.be/Lxb0-PcZPGs</w:t>
        </w:r>
      </w:hyperlink>
      <w:r>
        <w:rPr>
          <w:rFonts w:ascii="Times New Roman" w:hAnsi="Times New Roman" w:eastAsia="宋体" w:cs="Times New Roman"/>
          <w:sz w:val="22"/>
          <w:szCs w:val="22"/>
        </w:rPr>
        <w:t xml:space="preserve"> </w:t>
      </w:r>
    </w:p>
    <w:p w:rsidRPr="00C367C1" w:rsidR="00C367C1" w:rsidP="00C367C1" w:rsidRDefault="00C367C1" w14:paraId="6F0F762B" w14:textId="77777777">
      <w:pPr>
        <w:rPr>
          <w:rFonts w:ascii="Times New Roman" w:hAnsi="Times New Roman" w:eastAsia="宋体" w:cs="Times New Roman"/>
          <w:sz w:val="22"/>
          <w:szCs w:val="22"/>
        </w:rPr>
      </w:pPr>
      <w:r w:rsidRPr="00C367C1">
        <w:rPr>
          <w:rFonts w:hint="eastAsia" w:ascii="Times New Roman" w:hAnsi="Times New Roman" w:eastAsia="宋体" w:cs="Times New Roman"/>
          <w:b/>
          <w:bCs/>
          <w:iCs/>
          <w:sz w:val="22"/>
          <w:szCs w:val="22"/>
        </w:rPr>
        <w:t>“</w:t>
      </w:r>
      <w:r w:rsidRPr="00C367C1">
        <w:rPr>
          <w:rFonts w:ascii="Times New Roman" w:hAnsi="Times New Roman" w:eastAsia="宋体" w:cs="Times New Roman"/>
          <w:b/>
          <w:bCs/>
          <w:iCs/>
          <w:sz w:val="22"/>
          <w:szCs w:val="22"/>
        </w:rPr>
        <w:t>Minitutor” Intelligent Endoscopy Training and Assessment System</w:t>
      </w:r>
      <w:r w:rsidRPr="00C367C1">
        <w:rPr>
          <w:rFonts w:hint="eastAsia" w:ascii="Times New Roman" w:hAnsi="Times New Roman" w:eastAsia="宋体" w:cs="Times New Roman"/>
          <w:b/>
          <w:bCs/>
          <w:iCs/>
          <w:sz w:val="22"/>
          <w:szCs w:val="22"/>
        </w:rPr>
        <w:t xml:space="preserve"> </w:t>
      </w:r>
    </w:p>
    <w:p w:rsidRPr="00BF461C" w:rsidR="00BF461C" w:rsidP="00BF461C" w:rsidRDefault="00BF461C" w14:paraId="172F2F85" w14:textId="67C7A580">
      <w:pPr>
        <w:pStyle w:val="ListParagraph"/>
        <w:numPr>
          <w:ilvl w:val="0"/>
          <w:numId w:val="14"/>
        </w:numPr>
        <w:ind w:left="442" w:hanging="442" w:firstLineChars="0"/>
        <w:rPr>
          <w:del w:author="Shah, Komal Rajan" w:date="2023-06-19T22:50:22.012Z" w:id="1078521595"/>
          <w:rFonts w:ascii="Times New Roman" w:hAnsi="Times New Roman" w:eastAsia="宋体" w:cs="Times New Roman"/>
          <w:sz w:val="22"/>
          <w:szCs w:val="22"/>
        </w:rPr>
      </w:pPr>
      <w:del w:author="Shah, Komal Rajan" w:date="2023-06-19T22:50:22.015Z" w:id="1587269934"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>I</w:delText>
        </w:r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>t’s</w:delText>
        </w:r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 xml:space="preserve"> a system that can </w:delText>
        </w:r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>objectively</w:delText>
        </w:r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 xml:space="preserve"> evaluate young doctors in endoscopy training and </w:delText>
        </w:r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>provide</w:delText>
        </w:r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 xml:space="preserve"> suggestions for their future improvements.</w:delText>
        </w:r>
      </w:del>
    </w:p>
    <w:p w:rsidRPr="00BF461C" w:rsidR="00C367C1" w:rsidP="00BF461C" w:rsidRDefault="00BF461C" w14:paraId="28A1825B" w14:textId="3D204F64">
      <w:pPr>
        <w:pStyle w:val="ListParagraph"/>
        <w:numPr>
          <w:ilvl w:val="0"/>
          <w:numId w:val="14"/>
        </w:numPr>
        <w:spacing w:after="156" w:afterLines="50"/>
        <w:ind w:firstLineChars="0"/>
        <w:rPr>
          <w:rFonts w:ascii="Times New Roman" w:hAnsi="Times New Roman" w:eastAsia="宋体" w:cs="Times New Roman"/>
          <w:sz w:val="22"/>
          <w:szCs w:val="22"/>
        </w:rPr>
      </w:pPr>
      <w:del w:author="Shah, Komal Rajan" w:date="2023-06-19T22:51:05.892Z" w:id="1415008419">
        <w:r w:rsidRPr="7F220AE2" w:rsidDel="00BF461C">
          <w:rPr>
            <w:rFonts w:ascii="Times New Roman" w:hAnsi="Times New Roman" w:eastAsia="宋体" w:cs="Times New Roman"/>
            <w:sz w:val="22"/>
            <w:szCs w:val="22"/>
          </w:rPr>
          <w:delText xml:space="preserve">Responsible for </w:delText>
        </w:r>
      </w:del>
      <w:commentRangeStart w:id="682165695"/>
      <w:r w:rsidRPr="7F220AE2" w:rsidR="00BF461C">
        <w:rPr>
          <w:rFonts w:ascii="Times New Roman" w:hAnsi="Times New Roman" w:eastAsia="宋体" w:cs="Times New Roman"/>
          <w:sz w:val="22"/>
          <w:szCs w:val="22"/>
        </w:rPr>
        <w:t>editing</w:t>
      </w:r>
      <w:commentRangeEnd w:id="682165695"/>
      <w:r>
        <w:rPr>
          <w:rStyle w:val="CommentReference"/>
        </w:rPr>
        <w:commentReference w:id="682165695"/>
      </w:r>
      <w:r w:rsidRPr="7F220AE2" w:rsidR="00BF461C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7F220AE2" w:rsidR="00BF461C">
        <w:rPr>
          <w:rFonts w:ascii="Times New Roman" w:hAnsi="Times New Roman" w:eastAsia="宋体" w:cs="Times New Roman"/>
          <w:sz w:val="22"/>
          <w:szCs w:val="22"/>
        </w:rPr>
        <w:t>the</w:t>
      </w:r>
      <w:r w:rsidRPr="7F220AE2" w:rsidR="00BF461C">
        <w:rPr>
          <w:rFonts w:ascii="Times New Roman" w:hAnsi="Times New Roman" w:eastAsia="宋体" w:cs="Times New Roman"/>
          <w:sz w:val="22"/>
          <w:szCs w:val="22"/>
        </w:rPr>
        <w:t xml:space="preserve"> technical</w:t>
      </w:r>
      <w:r w:rsidRPr="7F220AE2" w:rsidR="00BF461C">
        <w:rPr>
          <w:rFonts w:ascii="Times New Roman" w:hAnsi="Times New Roman" w:eastAsia="宋体" w:cs="Times New Roman"/>
          <w:sz w:val="22"/>
          <w:szCs w:val="22"/>
        </w:rPr>
        <w:t xml:space="preserve"> text on image segmentation, virtual reality technology, and 3D modeling</w:t>
      </w:r>
      <w:r w:rsidRPr="7F220AE2" w:rsidR="00BF461C">
        <w:rPr>
          <w:rFonts w:ascii="Times New Roman" w:hAnsi="Times New Roman" w:eastAsia="宋体" w:cs="Times New Roman"/>
          <w:sz w:val="22"/>
          <w:szCs w:val="22"/>
        </w:rPr>
        <w:t>.</w:t>
      </w:r>
    </w:p>
    <w:bookmarkEnd w:id="0"/>
    <w:bookmarkEnd w:id="1"/>
    <w:p w:rsidRPr="00CD465C" w:rsidR="002A06D0" w:rsidP="00CD465C" w:rsidRDefault="002A06D0" w14:paraId="6A136260" w14:textId="624411DA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CD465C">
        <w:rPr>
          <w:rFonts w:ascii="Times New Roman" w:hAnsi="Times New Roman" w:cs="Times New Roman"/>
          <w:b/>
          <w:sz w:val="24"/>
          <w:shd w:val="pct15" w:color="auto" w:fill="FFFFFF"/>
        </w:rPr>
        <w:t>AWARDS &amp; HONORS</w:t>
      </w:r>
    </w:p>
    <w:p w:rsidRPr="008B3B32" w:rsidR="002A06D0" w:rsidP="00197687" w:rsidRDefault="00D363B3" w14:paraId="04B1EE3F" w14:textId="51950A1E">
      <w:pPr>
        <w:rPr>
          <w:rFonts w:ascii="Times New Roman" w:hAnsi="Times New Roman" w:eastAsia="宋体" w:cs="Times New Roman"/>
          <w:sz w:val="22"/>
          <w:szCs w:val="22"/>
        </w:rPr>
      </w:pPr>
      <w:r w:rsidRPr="008B3B3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Most Outstanding </w:t>
      </w:r>
      <w:r w:rsidRPr="008B3B32" w:rsidR="0025127B">
        <w:rPr>
          <w:rFonts w:ascii="Times New Roman" w:hAnsi="Times New Roman" w:eastAsia="宋体" w:cs="Times New Roman"/>
          <w:b/>
          <w:bCs/>
          <w:sz w:val="22"/>
          <w:szCs w:val="22"/>
        </w:rPr>
        <w:t>S</w:t>
      </w:r>
      <w:r w:rsidRPr="008B3B32" w:rsidR="00197687">
        <w:rPr>
          <w:rFonts w:ascii="Times New Roman" w:hAnsi="Times New Roman" w:eastAsia="宋体" w:cs="Times New Roman"/>
          <w:b/>
          <w:bCs/>
          <w:sz w:val="22"/>
          <w:szCs w:val="22"/>
        </w:rPr>
        <w:t>tudents</w:t>
      </w:r>
      <w:r w:rsidRPr="008B3B32">
        <w:rPr>
          <w:rFonts w:ascii="Times New Roman" w:hAnsi="Times New Roman" w:eastAsia="宋体" w:cs="Times New Roman"/>
          <w:b/>
          <w:bCs/>
          <w:sz w:val="22"/>
          <w:szCs w:val="22"/>
        </w:rPr>
        <w:t xml:space="preserve"> of UESTC 2019</w:t>
      </w:r>
      <w:r w:rsidRPr="008B3B32">
        <w:rPr>
          <w:rFonts w:ascii="Times New Roman" w:hAnsi="Times New Roman" w:eastAsia="宋体" w:cs="Times New Roman"/>
          <w:sz w:val="22"/>
          <w:szCs w:val="22"/>
        </w:rPr>
        <w:t xml:space="preserve"> (</w:t>
      </w:r>
      <w:r w:rsidRPr="008B3B32">
        <w:rPr>
          <w:rFonts w:ascii="Times New Roman" w:hAnsi="Times New Roman" w:eastAsia="宋体" w:cs="Times New Roman"/>
          <w:sz w:val="22"/>
          <w:szCs w:val="22"/>
        </w:rPr>
        <w:t>成电杰出学生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, </w:t>
      </w:r>
      <w:r w:rsidRPr="008B3B32" w:rsidR="00197687">
        <w:rPr>
          <w:rFonts w:ascii="Times New Roman" w:hAnsi="Times New Roman" w:eastAsia="宋体" w:cs="Times New Roman"/>
          <w:b/>
          <w:bCs/>
          <w:sz w:val="22"/>
          <w:szCs w:val="22"/>
        </w:rPr>
        <w:t>10/5000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in UESTC, </w:t>
      </w:r>
      <w:r w:rsidRPr="008B3B32" w:rsidR="00197687">
        <w:rPr>
          <w:rFonts w:ascii="Times New Roman" w:hAnsi="Times New Roman" w:eastAsia="宋体" w:cs="Times New Roman"/>
          <w:b/>
          <w:bCs/>
          <w:sz w:val="22"/>
          <w:szCs w:val="22"/>
        </w:rPr>
        <w:t>1/740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in department</w:t>
      </w:r>
      <w:r w:rsidRPr="008B3B32">
        <w:rPr>
          <w:rFonts w:ascii="Times New Roman" w:hAnsi="Times New Roman" w:eastAsia="宋体" w:cs="Times New Roman"/>
          <w:sz w:val="22"/>
          <w:szCs w:val="22"/>
        </w:rPr>
        <w:t xml:space="preserve">)     </w:t>
      </w:r>
      <w:r w:rsidR="008B3B32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>
        <w:rPr>
          <w:rFonts w:ascii="Times New Roman" w:hAnsi="Times New Roman" w:eastAsia="宋体" w:cs="Times New Roman"/>
          <w:sz w:val="22"/>
          <w:szCs w:val="22"/>
        </w:rPr>
        <w:t xml:space="preserve">  </w:t>
      </w:r>
      <w:r w:rsidRPr="008B3B32" w:rsidR="0025127B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 w:rsidR="0068587A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>
        <w:rPr>
          <w:rFonts w:ascii="Times New Roman" w:hAnsi="Times New Roman" w:eastAsia="宋体" w:cs="Times New Roman"/>
          <w:sz w:val="22"/>
          <w:szCs w:val="22"/>
        </w:rPr>
        <w:t>12/2019</w:t>
      </w:r>
    </w:p>
    <w:p w:rsidRPr="008B3B32" w:rsidR="002A06D0" w:rsidP="002A06D0" w:rsidRDefault="00D363B3" w14:paraId="58E21F39" w14:textId="7D9C9CF5">
      <w:pPr>
        <w:rPr>
          <w:rFonts w:ascii="Times New Roman" w:hAnsi="Times New Roman" w:eastAsia="宋体" w:cs="Times New Roman"/>
          <w:sz w:val="22"/>
          <w:szCs w:val="22"/>
        </w:rPr>
      </w:pPr>
      <w:r w:rsidRPr="008B3B32">
        <w:rPr>
          <w:rFonts w:ascii="Times New Roman" w:hAnsi="Times New Roman" w:eastAsia="宋体" w:cs="Times New Roman"/>
          <w:sz w:val="22"/>
          <w:szCs w:val="22"/>
        </w:rPr>
        <w:t>iGEM "</w:t>
      </w:r>
      <w:r w:rsidRPr="008B3B32">
        <w:rPr>
          <w:rFonts w:ascii="Times New Roman" w:hAnsi="Times New Roman" w:eastAsia="宋体" w:cs="Times New Roman"/>
          <w:b/>
          <w:bCs/>
          <w:sz w:val="22"/>
          <w:szCs w:val="22"/>
        </w:rPr>
        <w:t>Gold medal</w:t>
      </w:r>
      <w:r w:rsidRPr="008B3B32">
        <w:rPr>
          <w:rFonts w:ascii="Times New Roman" w:hAnsi="Times New Roman" w:eastAsia="宋体" w:cs="Times New Roman"/>
          <w:sz w:val="22"/>
          <w:szCs w:val="22"/>
        </w:rPr>
        <w:t>" and "</w:t>
      </w:r>
      <w:r w:rsidRPr="008B3B32">
        <w:rPr>
          <w:rFonts w:ascii="Times New Roman" w:hAnsi="Times New Roman" w:eastAsia="宋体" w:cs="Times New Roman"/>
          <w:b/>
          <w:bCs/>
          <w:sz w:val="22"/>
          <w:szCs w:val="22"/>
        </w:rPr>
        <w:t>Best Software Project</w:t>
      </w:r>
      <w:r w:rsidRPr="008B3B32">
        <w:rPr>
          <w:rFonts w:ascii="Times New Roman" w:hAnsi="Times New Roman" w:eastAsia="宋体" w:cs="Times New Roman"/>
          <w:sz w:val="22"/>
          <w:szCs w:val="22"/>
        </w:rPr>
        <w:t>"</w:t>
      </w:r>
      <w:r w:rsidRPr="008B3B32" w:rsidR="002A06D0">
        <w:rPr>
          <w:rFonts w:ascii="Times New Roman" w:hAnsi="Times New Roman" w:eastAsia="宋体" w:cs="Times New Roman"/>
          <w:sz w:val="22"/>
          <w:szCs w:val="22"/>
        </w:rPr>
        <w:t xml:space="preserve">     </w:t>
      </w:r>
      <w:r w:rsidRPr="008B3B32"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   </w:t>
      </w:r>
      <w:r w:rsidRPr="008B3B32" w:rsidR="002A06D0"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      </w:t>
      </w:r>
      <w:r w:rsidRPr="008B3B32" w:rsidR="002A06D0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 w:rsidR="0025127B">
        <w:rPr>
          <w:rFonts w:ascii="Times New Roman" w:hAnsi="Times New Roman" w:eastAsia="宋体" w:cs="Times New Roman"/>
          <w:sz w:val="22"/>
          <w:szCs w:val="22"/>
        </w:rPr>
        <w:t xml:space="preserve">  </w:t>
      </w:r>
      <w:r w:rsidRPr="008B3B32" w:rsidR="0068587A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 w:rsidR="0025127B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 w:rsidR="0068587A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>11</w:t>
      </w:r>
      <w:r w:rsidRPr="008B3B32" w:rsidR="002A06D0">
        <w:rPr>
          <w:rFonts w:ascii="Times New Roman" w:hAnsi="Times New Roman" w:eastAsia="宋体" w:cs="Times New Roman"/>
          <w:sz w:val="22"/>
          <w:szCs w:val="22"/>
        </w:rPr>
        <w:t>/201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>9</w:t>
      </w:r>
    </w:p>
    <w:p w:rsidRPr="008B3B32" w:rsidR="00197687" w:rsidP="00197687" w:rsidRDefault="00197687" w14:paraId="210AEE9A" w14:textId="7C3E5604">
      <w:pPr>
        <w:rPr>
          <w:rFonts w:ascii="Times New Roman" w:hAnsi="Times New Roman" w:eastAsia="宋体" w:cs="Times New Roman"/>
          <w:i/>
          <w:iCs/>
          <w:sz w:val="22"/>
          <w:szCs w:val="22"/>
        </w:rPr>
      </w:pPr>
      <w:r w:rsidRPr="008B3B32">
        <w:rPr>
          <w:rFonts w:ascii="Times New Roman" w:hAnsi="Times New Roman" w:eastAsia="宋体" w:cs="Times New Roman"/>
          <w:sz w:val="22"/>
          <w:szCs w:val="22"/>
        </w:rPr>
        <w:t xml:space="preserve">Outstanding Graduates Award of UESTC                                                                                                                   </w:t>
      </w:r>
      <w:r w:rsidRPr="008B3B32" w:rsidR="0025127B">
        <w:rPr>
          <w:rFonts w:ascii="Times New Roman" w:hAnsi="Times New Roman" w:eastAsia="宋体" w:cs="Times New Roman"/>
          <w:sz w:val="22"/>
          <w:szCs w:val="22"/>
        </w:rPr>
        <w:t xml:space="preserve">    </w:t>
      </w:r>
      <w:r w:rsidRPr="008B3B32" w:rsidR="0068587A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 w:rsidR="0068587A">
        <w:rPr>
          <w:rFonts w:ascii="Times New Roman" w:hAnsi="Times New Roman" w:eastAsia="宋体" w:cs="Times New Roman"/>
          <w:sz w:val="22"/>
          <w:szCs w:val="22"/>
        </w:rPr>
        <w:t xml:space="preserve"> </w:t>
      </w:r>
      <w:r w:rsidRPr="008B3B32">
        <w:rPr>
          <w:rFonts w:ascii="Times New Roman" w:hAnsi="Times New Roman" w:eastAsia="宋体" w:cs="Times New Roman"/>
          <w:sz w:val="22"/>
          <w:szCs w:val="22"/>
        </w:rPr>
        <w:t>10/2019</w:t>
      </w:r>
    </w:p>
    <w:p w:rsidRPr="008B3B32" w:rsidR="007563A4" w:rsidP="00232240" w:rsidRDefault="007563A4" w14:paraId="2B7B1056" w14:textId="04616ABB">
      <w:pPr>
        <w:rPr>
          <w:rFonts w:ascii="Times New Roman" w:hAnsi="Times New Roman" w:eastAsia="宋体" w:cs="Times New Roman"/>
          <w:sz w:val="22"/>
          <w:szCs w:val="22"/>
        </w:rPr>
      </w:pPr>
      <w:r w:rsidRPr="008B3B32">
        <w:rPr>
          <w:rFonts w:ascii="Times New Roman" w:hAnsi="Times New Roman" w:eastAsia="宋体" w:cs="Times New Roman"/>
          <w:sz w:val="22"/>
          <w:szCs w:val="22"/>
        </w:rPr>
        <w:t>"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>Wu Liang Ye</w:t>
      </w:r>
      <w:r w:rsidRPr="008B3B32">
        <w:rPr>
          <w:rFonts w:ascii="Times New Roman" w:hAnsi="Times New Roman" w:eastAsia="宋体" w:cs="Times New Roman"/>
          <w:sz w:val="22"/>
          <w:szCs w:val="22"/>
        </w:rPr>
        <w:t>"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Enterprise Scholarship (</w:t>
      </w:r>
      <w:r w:rsidRPr="008B3B32" w:rsidR="00197687">
        <w:rPr>
          <w:rFonts w:ascii="Times New Roman" w:hAnsi="Times New Roman" w:eastAsia="宋体" w:cs="Times New Roman"/>
          <w:b/>
          <w:bCs/>
          <w:sz w:val="22"/>
          <w:szCs w:val="22"/>
        </w:rPr>
        <w:t>2/740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in Software Engineering </w:t>
      </w:r>
      <w:r w:rsidRPr="008B3B32" w:rsidR="0096071F">
        <w:rPr>
          <w:rFonts w:ascii="Times New Roman" w:hAnsi="Times New Roman" w:eastAsia="宋体" w:cs="Times New Roman"/>
          <w:sz w:val="22"/>
          <w:szCs w:val="22"/>
        </w:rPr>
        <w:t xml:space="preserve">department)  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                                            </w:t>
      </w:r>
      <w:r w:rsidRPr="008B3B32" w:rsidR="00A033E6">
        <w:rPr>
          <w:rFonts w:ascii="Times New Roman" w:hAnsi="Times New Roman" w:eastAsia="宋体" w:cs="Times New Roman"/>
          <w:sz w:val="22"/>
          <w:szCs w:val="22"/>
        </w:rPr>
        <w:t xml:space="preserve">  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 xml:space="preserve">        </w:t>
      </w:r>
      <w:r w:rsidRPr="008B3B32" w:rsidR="0068587A">
        <w:rPr>
          <w:rFonts w:ascii="Times New Roman" w:hAnsi="Times New Roman" w:eastAsia="宋体" w:cs="Times New Roman"/>
          <w:sz w:val="22"/>
          <w:szCs w:val="22"/>
        </w:rPr>
        <w:t xml:space="preserve">  </w:t>
      </w:r>
      <w:r w:rsidRPr="008B3B32" w:rsidR="00197687">
        <w:rPr>
          <w:rFonts w:ascii="Times New Roman" w:hAnsi="Times New Roman" w:eastAsia="宋体" w:cs="Times New Roman"/>
          <w:sz w:val="22"/>
          <w:szCs w:val="22"/>
        </w:rPr>
        <w:t>09/2019</w:t>
      </w:r>
    </w:p>
    <w:p w:rsidRPr="008B3B32" w:rsidR="0025127B" w:rsidP="00232240" w:rsidRDefault="007563A4" w14:paraId="78438352" w14:textId="074BDCC7">
      <w:pPr>
        <w:rPr>
          <w:rFonts w:ascii="Times New Roman" w:hAnsi="Times New Roman" w:eastAsia="宋体" w:cs="Times New Roman"/>
          <w:bCs/>
          <w:sz w:val="22"/>
          <w:szCs w:val="22"/>
        </w:rPr>
      </w:pPr>
      <w:r w:rsidRPr="008B3B32">
        <w:rPr>
          <w:rFonts w:ascii="Times New Roman" w:hAnsi="Times New Roman" w:eastAsia="宋体" w:cs="Times New Roman"/>
          <w:bCs/>
          <w:sz w:val="22"/>
          <w:szCs w:val="22"/>
        </w:rPr>
        <w:t>"Internet +" Innovation and Entrepreneurship Competition for College Students</w:t>
      </w:r>
      <w:r w:rsidRPr="008B3B32" w:rsidR="00A34E71">
        <w:rPr>
          <w:rFonts w:ascii="Times New Roman" w:hAnsi="Times New Roman" w:eastAsia="宋体" w:cs="Times New Roman"/>
          <w:bCs/>
          <w:sz w:val="22"/>
          <w:szCs w:val="22"/>
        </w:rPr>
        <w:t xml:space="preserve"> in Sichuan</w:t>
      </w:r>
      <w:r w:rsidRPr="008B3B32">
        <w:rPr>
          <w:rFonts w:ascii="Times New Roman" w:hAnsi="Times New Roman" w:eastAsia="宋体" w:cs="Times New Roman"/>
          <w:bCs/>
          <w:sz w:val="22"/>
          <w:szCs w:val="22"/>
        </w:rPr>
        <w:t xml:space="preserve">, </w:t>
      </w:r>
      <w:r w:rsidRPr="008B3B32" w:rsidR="00A34E71">
        <w:rPr>
          <w:rFonts w:ascii="Times New Roman" w:hAnsi="Times New Roman" w:eastAsia="宋体" w:cs="Times New Roman"/>
          <w:bCs/>
          <w:sz w:val="22"/>
          <w:szCs w:val="22"/>
        </w:rPr>
        <w:t>Gold</w:t>
      </w:r>
      <w:r w:rsidRPr="008B3B32">
        <w:rPr>
          <w:rFonts w:ascii="Times New Roman" w:hAnsi="Times New Roman" w:eastAsia="宋体" w:cs="Times New Roman"/>
          <w:bCs/>
          <w:sz w:val="22"/>
          <w:szCs w:val="22"/>
        </w:rPr>
        <w:t xml:space="preserve"> Award  </w:t>
      </w:r>
      <w:r w:rsidR="008B3B32">
        <w:rPr>
          <w:rFonts w:ascii="Times New Roman" w:hAnsi="Times New Roman" w:eastAsia="宋体" w:cs="Times New Roman"/>
          <w:bCs/>
          <w:sz w:val="22"/>
          <w:szCs w:val="22"/>
        </w:rPr>
        <w:t xml:space="preserve"> </w:t>
      </w:r>
      <w:r w:rsidRPr="008B3B32" w:rsidR="00A34E71">
        <w:rPr>
          <w:rFonts w:ascii="Times New Roman" w:hAnsi="Times New Roman" w:eastAsia="宋体" w:cs="Times New Roman"/>
          <w:bCs/>
          <w:sz w:val="22"/>
          <w:szCs w:val="22"/>
        </w:rPr>
        <w:t xml:space="preserve">              </w:t>
      </w:r>
      <w:r w:rsidRPr="008B3B32">
        <w:rPr>
          <w:rFonts w:ascii="Times New Roman" w:hAnsi="Times New Roman" w:eastAsia="宋体" w:cs="Times New Roman"/>
          <w:bCs/>
          <w:sz w:val="22"/>
          <w:szCs w:val="22"/>
        </w:rPr>
        <w:t>08/2018</w:t>
      </w:r>
    </w:p>
    <w:p w:rsidRPr="008B3B32" w:rsidR="00197687" w:rsidP="002A06D0" w:rsidRDefault="0025127B" w14:paraId="629BB014" w14:textId="144CB065">
      <w:pPr>
        <w:rPr>
          <w:rFonts w:ascii="Times New Roman" w:hAnsi="Times New Roman" w:eastAsia="宋体" w:cs="Times New Roman"/>
          <w:bCs/>
          <w:sz w:val="22"/>
          <w:szCs w:val="22"/>
        </w:rPr>
      </w:pPr>
      <w:bookmarkStart w:name="OLE_LINK7" w:id="2"/>
      <w:r w:rsidRPr="008B3B32">
        <w:rPr>
          <w:rFonts w:ascii="Times New Roman" w:hAnsi="Times New Roman" w:eastAsia="宋体" w:cs="Times New Roman"/>
          <w:bCs/>
          <w:sz w:val="22"/>
          <w:szCs w:val="22"/>
        </w:rPr>
        <w:t xml:space="preserve">International Software Testing Qualifications Board (Certified Tester) [Foundational </w:t>
      </w:r>
      <w:r w:rsidRPr="008B3B32" w:rsidR="0096071F">
        <w:rPr>
          <w:rFonts w:ascii="Times New Roman" w:hAnsi="Times New Roman" w:eastAsia="宋体" w:cs="Times New Roman"/>
          <w:bCs/>
          <w:sz w:val="22"/>
          <w:szCs w:val="22"/>
        </w:rPr>
        <w:t>Level]</w:t>
      </w:r>
      <w:r w:rsidRPr="008B3B32" w:rsidR="0096071F">
        <w:rPr>
          <w:rFonts w:ascii="Times New Roman" w:hAnsi="Times New Roman" w:cs="Times New Roman"/>
          <w:sz w:val="22"/>
          <w:szCs w:val="28"/>
        </w:rPr>
        <w:t xml:space="preserve">     </w:t>
      </w:r>
      <w:r w:rsidR="008B3B32">
        <w:rPr>
          <w:rFonts w:ascii="Times New Roman" w:hAnsi="Times New Roman" w:cs="Times New Roman"/>
          <w:sz w:val="22"/>
          <w:szCs w:val="28"/>
        </w:rPr>
        <w:t xml:space="preserve"> </w:t>
      </w:r>
      <w:r w:rsidRPr="008B3B32" w:rsidR="0096071F">
        <w:rPr>
          <w:rFonts w:ascii="Times New Roman" w:hAnsi="Times New Roman" w:cs="Times New Roman"/>
          <w:sz w:val="22"/>
          <w:szCs w:val="28"/>
        </w:rPr>
        <w:t xml:space="preserve">                           </w:t>
      </w:r>
      <w:r w:rsidRPr="008B3B32" w:rsidR="00A033E6">
        <w:rPr>
          <w:rFonts w:ascii="Times New Roman" w:hAnsi="Times New Roman" w:cs="Times New Roman"/>
          <w:sz w:val="22"/>
          <w:szCs w:val="28"/>
        </w:rPr>
        <w:t xml:space="preserve"> </w:t>
      </w:r>
      <w:r w:rsidRPr="008B3B32" w:rsidR="0096071F">
        <w:rPr>
          <w:rFonts w:ascii="Times New Roman" w:hAnsi="Times New Roman" w:cs="Times New Roman"/>
          <w:sz w:val="22"/>
          <w:szCs w:val="28"/>
        </w:rPr>
        <w:t xml:space="preserve">     </w:t>
      </w:r>
      <w:r w:rsidRPr="008B3B32" w:rsidR="0096071F">
        <w:rPr>
          <w:rFonts w:ascii="Times New Roman" w:hAnsi="Times New Roman" w:eastAsia="宋体" w:cs="Times New Roman"/>
          <w:bCs/>
          <w:sz w:val="22"/>
          <w:szCs w:val="22"/>
        </w:rPr>
        <w:t>10/2016</w:t>
      </w:r>
    </w:p>
    <w:bookmarkEnd w:id="2"/>
    <w:p w:rsidRPr="008B3B32" w:rsidR="00D363B3" w:rsidP="008B3B32" w:rsidRDefault="00D363B3" w14:paraId="2C55609D" w14:textId="141C26E5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8B3B32">
        <w:rPr>
          <w:rFonts w:ascii="Times New Roman" w:hAnsi="Times New Roman" w:cs="Times New Roman"/>
          <w:b/>
          <w:sz w:val="24"/>
          <w:shd w:val="pct15" w:color="auto" w:fill="FFFFFF"/>
        </w:rPr>
        <w:t>PUBLICATIONS</w:t>
      </w:r>
    </w:p>
    <w:p w:rsidRPr="008B3B32" w:rsidR="00C00608" w:rsidP="008E3600" w:rsidRDefault="008E3600" w14:paraId="06F2FB68" w14:textId="0AC8000A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hint="eastAsia" w:ascii="Times New Roman" w:hAnsi="Times New Roman" w:cs="Times New Roman"/>
          <w:sz w:val="22"/>
          <w:szCs w:val="28"/>
        </w:rPr>
        <w:t>[</w:t>
      </w:r>
      <w:r w:rsidRPr="008B3B32" w:rsidR="00DD045D">
        <w:rPr>
          <w:rFonts w:ascii="Times New Roman" w:hAnsi="Times New Roman" w:cs="Times New Roman"/>
          <w:sz w:val="22"/>
          <w:szCs w:val="28"/>
        </w:rPr>
        <w:t>1</w:t>
      </w:r>
      <w:r w:rsidRPr="008B3B32">
        <w:rPr>
          <w:rFonts w:ascii="Times New Roman" w:hAnsi="Times New Roman" w:cs="Times New Roman"/>
          <w:sz w:val="22"/>
          <w:szCs w:val="28"/>
        </w:rPr>
        <w:t>]</w:t>
      </w:r>
      <w:r w:rsidR="000E720D">
        <w:rPr>
          <w:rFonts w:ascii="Times New Roman" w:hAnsi="Times New Roman" w:cs="Times New Roman"/>
          <w:sz w:val="22"/>
          <w:szCs w:val="28"/>
        </w:rPr>
        <w:t xml:space="preserve"> [</w:t>
      </w:r>
      <w:r w:rsidRPr="008B3B32" w:rsidR="000E720D">
        <w:rPr>
          <w:rFonts w:ascii="Times New Roman" w:hAnsi="Times New Roman" w:cs="Times New Roman"/>
          <w:sz w:val="22"/>
          <w:szCs w:val="28"/>
        </w:rPr>
        <w:t>IWBDA’22</w:t>
      </w:r>
      <w:r w:rsidR="000E720D">
        <w:rPr>
          <w:rFonts w:ascii="Times New Roman" w:hAnsi="Times New Roman" w:cs="Times New Roman"/>
          <w:sz w:val="22"/>
          <w:szCs w:val="28"/>
        </w:rPr>
        <w:t xml:space="preserve">] </w:t>
      </w:r>
      <w:r w:rsidRPr="008B3B32" w:rsidR="002117E5">
        <w:rPr>
          <w:rFonts w:ascii="Times New Roman" w:hAnsi="Times New Roman" w:cs="Times New Roman"/>
          <w:sz w:val="22"/>
          <w:szCs w:val="28"/>
        </w:rPr>
        <w:t>A Conceptual Interactive Microfluidic Design and Control Workflow</w:t>
      </w:r>
      <w:r w:rsidRPr="008B3B32" w:rsidR="000B4C9C">
        <w:rPr>
          <w:rFonts w:ascii="Times New Roman" w:hAnsi="Times New Roman" w:cs="Times New Roman"/>
          <w:sz w:val="22"/>
          <w:szCs w:val="28"/>
        </w:rPr>
        <w:t xml:space="preserve"> </w:t>
      </w:r>
    </w:p>
    <w:p w:rsidR="008B3B32" w:rsidP="008B3B32" w:rsidRDefault="002117E5" w14:paraId="36B1B73B" w14:textId="6CAF5E2C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8B3B32">
        <w:rPr>
          <w:rFonts w:hint="eastAsia" w:ascii="Times New Roman" w:hAnsi="Times New Roman" w:cs="Times New Roman"/>
          <w:sz w:val="22"/>
          <w:szCs w:val="28"/>
        </w:rPr>
        <w:t>[</w:t>
      </w:r>
      <w:r w:rsidRPr="008B3B32" w:rsidR="00DD045D">
        <w:rPr>
          <w:rFonts w:ascii="Times New Roman" w:hAnsi="Times New Roman" w:cs="Times New Roman"/>
          <w:sz w:val="22"/>
          <w:szCs w:val="28"/>
        </w:rPr>
        <w:t xml:space="preserve">2, </w:t>
      </w:r>
      <w:r w:rsidRPr="008B3B32" w:rsidR="008B3B32">
        <w:rPr>
          <w:rFonts w:ascii="Times New Roman" w:hAnsi="Times New Roman" w:cs="Times New Roman"/>
          <w:sz w:val="22"/>
          <w:szCs w:val="28"/>
        </w:rPr>
        <w:t>Submitted</w:t>
      </w:r>
      <w:r w:rsidRPr="008B3B32">
        <w:rPr>
          <w:rFonts w:ascii="Times New Roman" w:hAnsi="Times New Roman" w:cs="Times New Roman"/>
          <w:sz w:val="22"/>
          <w:szCs w:val="28"/>
        </w:rPr>
        <w:t xml:space="preserve">] </w:t>
      </w:r>
      <w:r w:rsidR="000E720D">
        <w:rPr>
          <w:rFonts w:ascii="Times New Roman" w:hAnsi="Times New Roman" w:cs="Times New Roman"/>
          <w:sz w:val="22"/>
          <w:szCs w:val="28"/>
        </w:rPr>
        <w:t>[</w:t>
      </w:r>
      <w:r w:rsidRPr="008B3B32" w:rsidR="000E720D">
        <w:rPr>
          <w:rFonts w:ascii="Times New Roman" w:hAnsi="Times New Roman" w:cs="Times New Roman"/>
          <w:sz w:val="22"/>
          <w:szCs w:val="28"/>
        </w:rPr>
        <w:t>ICCAD’23</w:t>
      </w:r>
      <w:r w:rsidR="000E720D">
        <w:rPr>
          <w:rFonts w:ascii="Times New Roman" w:hAnsi="Times New Roman" w:cs="Times New Roman"/>
          <w:sz w:val="22"/>
          <w:szCs w:val="28"/>
        </w:rPr>
        <w:t xml:space="preserve">] </w:t>
      </w:r>
      <w:r w:rsidRPr="008B3B32" w:rsidR="008B3B32">
        <w:rPr>
          <w:rFonts w:ascii="Times New Roman" w:hAnsi="Times New Roman" w:cs="Times New Roman"/>
          <w:sz w:val="22"/>
          <w:szCs w:val="28"/>
        </w:rPr>
        <w:t>Constraint-based Design Validation of Continuous-Flow Microfluidic Device</w:t>
      </w:r>
    </w:p>
    <w:p w:rsidRPr="00EC4E59" w:rsidR="005A271F" w:rsidP="00FB7858" w:rsidRDefault="005A271F" w14:paraId="7D06A802" w14:textId="1042FA09">
      <w:pPr>
        <w:pBdr>
          <w:bottom w:val="single" w:color="auto" w:sz="4" w:space="0"/>
        </w:pBdr>
        <w:spacing w:before="312" w:beforeLines="100" w:after="156" w:afterLines="50"/>
        <w:jc w:val="center"/>
        <w:rPr>
          <w:rFonts w:ascii="Times New Roman" w:hAnsi="Times New Roman" w:cs="Times New Roman"/>
          <w:b/>
          <w:sz w:val="24"/>
          <w:shd w:val="pct15" w:color="auto" w:fill="FFFFFF"/>
        </w:rPr>
      </w:pPr>
      <w:r w:rsidRPr="00EC4E59">
        <w:rPr>
          <w:rFonts w:ascii="Times New Roman" w:hAnsi="Times New Roman" w:cs="Times New Roman"/>
          <w:b/>
          <w:sz w:val="24"/>
          <w:shd w:val="pct15" w:color="auto" w:fill="FFFFFF"/>
        </w:rPr>
        <w:t>ACTIVITIES</w:t>
      </w:r>
    </w:p>
    <w:p w:rsidRPr="00EC4E59" w:rsidR="005A271F" w:rsidP="005A271F" w:rsidRDefault="005A271F" w14:paraId="03685DC6" w14:textId="41ECBDD3">
      <w:pPr>
        <w:tabs>
          <w:tab w:val="left" w:pos="170"/>
        </w:tabs>
        <w:rPr>
          <w:rFonts w:ascii="Times New Roman" w:hAnsi="Times New Roman" w:cs="Times New Roman"/>
          <w:sz w:val="22"/>
          <w:szCs w:val="28"/>
        </w:rPr>
      </w:pPr>
      <w:r w:rsidRPr="00EC4E59">
        <w:rPr>
          <w:rFonts w:hint="eastAsia" w:ascii="Times New Roman" w:hAnsi="Times New Roman" w:cs="Times New Roman"/>
          <w:sz w:val="22"/>
          <w:szCs w:val="28"/>
        </w:rPr>
        <w:t>[</w:t>
      </w:r>
      <w:r w:rsidRPr="00EC4E59">
        <w:rPr>
          <w:rFonts w:ascii="Times New Roman" w:hAnsi="Times New Roman" w:cs="Times New Roman"/>
          <w:sz w:val="22"/>
          <w:szCs w:val="28"/>
        </w:rPr>
        <w:t xml:space="preserve">1] </w:t>
      </w:r>
      <w:r w:rsidRPr="00EC4E59" w:rsidR="007D792D">
        <w:rPr>
          <w:rFonts w:ascii="Times New Roman" w:hAnsi="Times New Roman" w:cs="Times New Roman"/>
          <w:sz w:val="22"/>
          <w:szCs w:val="28"/>
        </w:rPr>
        <w:t>International Workshop on Bio-Design Automation</w:t>
      </w:r>
      <w:r w:rsidRPr="00EC4E59">
        <w:rPr>
          <w:rFonts w:ascii="Times New Roman" w:hAnsi="Times New Roman" w:cs="Times New Roman"/>
          <w:sz w:val="22"/>
          <w:szCs w:val="28"/>
        </w:rPr>
        <w:t xml:space="preserve"> (IWBDA’22)</w:t>
      </w:r>
      <w:r w:rsidRPr="00EC4E59" w:rsidR="007D792D">
        <w:rPr>
          <w:rFonts w:ascii="Times New Roman" w:hAnsi="Times New Roman" w:cs="Times New Roman"/>
          <w:sz w:val="22"/>
          <w:szCs w:val="28"/>
        </w:rPr>
        <w:t xml:space="preserve">                                                                                   10</w:t>
      </w:r>
      <w:r w:rsidRPr="00EC4E59">
        <w:rPr>
          <w:rFonts w:ascii="Times New Roman" w:hAnsi="Times New Roman" w:cs="Times New Roman"/>
          <w:sz w:val="22"/>
          <w:szCs w:val="28"/>
        </w:rPr>
        <w:t>/2022</w:t>
      </w:r>
    </w:p>
    <w:p w:rsidRPr="005A271F" w:rsidR="002117E5" w:rsidP="008E3600" w:rsidRDefault="005A271F" w14:paraId="1D02C1EF" w14:textId="3FBEF9EE">
      <w:pPr>
        <w:tabs>
          <w:tab w:val="left" w:pos="170"/>
        </w:tabs>
        <w:rPr>
          <w:rFonts w:ascii="Times New Roman" w:hAnsi="Times New Roman" w:cs="Times New Roman"/>
        </w:rPr>
      </w:pPr>
      <w:r w:rsidRPr="00EC4E59">
        <w:rPr>
          <w:rFonts w:hint="eastAsia" w:ascii="Times New Roman" w:hAnsi="Times New Roman" w:cs="Times New Roman"/>
          <w:sz w:val="22"/>
          <w:szCs w:val="28"/>
        </w:rPr>
        <w:t>[</w:t>
      </w:r>
      <w:r w:rsidRPr="00EC4E59">
        <w:rPr>
          <w:rFonts w:ascii="Times New Roman" w:hAnsi="Times New Roman" w:cs="Times New Roman"/>
          <w:sz w:val="22"/>
          <w:szCs w:val="28"/>
        </w:rPr>
        <w:t xml:space="preserve">2] </w:t>
      </w:r>
      <w:r w:rsidRPr="00EC4E59" w:rsidR="00FB7858">
        <w:rPr>
          <w:rFonts w:ascii="Times New Roman" w:hAnsi="Times New Roman" w:cs="Times New Roman"/>
          <w:sz w:val="22"/>
          <w:szCs w:val="28"/>
        </w:rPr>
        <w:t xml:space="preserve">Engineering Biology Research Consortium </w:t>
      </w:r>
      <w:r w:rsidRPr="00EC4E59">
        <w:rPr>
          <w:rFonts w:ascii="Times New Roman" w:hAnsi="Times New Roman" w:cs="Times New Roman"/>
          <w:sz w:val="22"/>
          <w:szCs w:val="28"/>
        </w:rPr>
        <w:t>(</w:t>
      </w:r>
      <w:r w:rsidRPr="00EC4E59" w:rsidR="007D792D">
        <w:rPr>
          <w:rFonts w:ascii="Times New Roman" w:hAnsi="Times New Roman" w:cs="Times New Roman"/>
          <w:sz w:val="22"/>
          <w:szCs w:val="28"/>
        </w:rPr>
        <w:t>EBRC</w:t>
      </w:r>
      <w:r w:rsidRPr="00EC4E59">
        <w:rPr>
          <w:rFonts w:ascii="Times New Roman" w:hAnsi="Times New Roman" w:cs="Times New Roman"/>
          <w:sz w:val="22"/>
          <w:szCs w:val="28"/>
        </w:rPr>
        <w:t xml:space="preserve">’23)           </w:t>
      </w:r>
      <w:r w:rsidRPr="00EC4E59" w:rsidR="00FB7858">
        <w:rPr>
          <w:rFonts w:ascii="Times New Roman" w:hAnsi="Times New Roman" w:cs="Times New Roman"/>
          <w:sz w:val="22"/>
          <w:szCs w:val="28"/>
        </w:rPr>
        <w:t xml:space="preserve">                             </w:t>
      </w:r>
      <w:r w:rsidRPr="00EC4E59">
        <w:rPr>
          <w:rFonts w:ascii="Times New Roman" w:hAnsi="Times New Roman" w:cs="Times New Roman"/>
          <w:sz w:val="22"/>
          <w:szCs w:val="28"/>
        </w:rPr>
        <w:t xml:space="preserve">                       </w:t>
      </w:r>
      <w:r w:rsidRPr="00EC4E59" w:rsidR="00FB7858">
        <w:rPr>
          <w:rFonts w:ascii="Times New Roman" w:hAnsi="Times New Roman" w:cs="Times New Roman"/>
          <w:sz w:val="22"/>
          <w:szCs w:val="28"/>
        </w:rPr>
        <w:t xml:space="preserve">             </w:t>
      </w:r>
      <w:r w:rsidRPr="00EC4E59" w:rsidR="00EC4E59">
        <w:rPr>
          <w:rFonts w:ascii="Times New Roman" w:hAnsi="Times New Roman" w:cs="Times New Roman"/>
          <w:sz w:val="22"/>
          <w:szCs w:val="28"/>
        </w:rPr>
        <w:t xml:space="preserve">               </w:t>
      </w:r>
      <w:r w:rsidRPr="00EC4E59" w:rsidR="00FB7858">
        <w:rPr>
          <w:rFonts w:ascii="Times New Roman" w:hAnsi="Times New Roman" w:cs="Times New Roman"/>
          <w:sz w:val="22"/>
          <w:szCs w:val="28"/>
        </w:rPr>
        <w:t xml:space="preserve"> </w:t>
      </w:r>
      <w:r w:rsidRPr="00EC4E59">
        <w:rPr>
          <w:rFonts w:ascii="Times New Roman" w:hAnsi="Times New Roman" w:cs="Times New Roman"/>
          <w:sz w:val="22"/>
          <w:szCs w:val="28"/>
        </w:rPr>
        <w:t>0</w:t>
      </w:r>
      <w:r w:rsidRPr="00EC4E59" w:rsidR="00FB7858">
        <w:rPr>
          <w:rFonts w:ascii="Times New Roman" w:hAnsi="Times New Roman" w:cs="Times New Roman"/>
          <w:sz w:val="22"/>
          <w:szCs w:val="28"/>
        </w:rPr>
        <w:t>6</w:t>
      </w:r>
      <w:r w:rsidRPr="00EC4E59">
        <w:rPr>
          <w:rFonts w:ascii="Times New Roman" w:hAnsi="Times New Roman" w:cs="Times New Roman"/>
          <w:sz w:val="22"/>
          <w:szCs w:val="28"/>
        </w:rPr>
        <w:t>/202</w:t>
      </w:r>
      <w:r w:rsidRPr="00EC4E59" w:rsidR="00FB7858">
        <w:rPr>
          <w:rFonts w:ascii="Times New Roman" w:hAnsi="Times New Roman" w:cs="Times New Roman"/>
          <w:sz w:val="22"/>
          <w:szCs w:val="28"/>
        </w:rPr>
        <w:t>3</w:t>
      </w:r>
    </w:p>
    <w:sectPr w:rsidRPr="005A271F" w:rsidR="002117E5">
      <w:headerReference w:type="default" r:id="rId9"/>
      <w:pgSz w:w="11906" w:h="16838" w:orient="portrait"/>
      <w:pgMar w:top="720" w:right="720" w:bottom="720" w:left="720" w:header="851" w:footer="992" w:gutter="0"/>
      <w:cols w:space="425"/>
      <w:docGrid w:type="lines" w:linePitch="312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SR" w:author="Shah, Komal Rajan" w:date="2023-06-19T18:42:08" w:id="1140756792">
    <w:p w:rsidR="7F220AE2" w:rsidRDefault="7F220AE2" w14:paraId="7EC8159A" w14:textId="3A99C469">
      <w:pPr>
        <w:pStyle w:val="CommentText"/>
      </w:pPr>
      <w:r w:rsidR="7F220AE2">
        <w:rPr/>
        <w:t>confusing wording</w:t>
      </w:r>
      <w:r>
        <w:rPr>
          <w:rStyle w:val="CommentReference"/>
        </w:rPr>
        <w:annotationRef/>
      </w:r>
    </w:p>
  </w:comment>
  <w:comment w:initials="SR" w:author="Shah, Komal Rajan" w:date="2023-06-19T18:44:22" w:id="1926850893">
    <w:p w:rsidR="7F220AE2" w:rsidRDefault="7F220AE2" w14:paraId="5D87E8D5" w14:textId="59D5CCDF">
      <w:pPr>
        <w:pStyle w:val="CommentText"/>
      </w:pPr>
      <w:r w:rsidR="7F220AE2">
        <w:rPr/>
        <w:t>Find another verb/action instead of "worked" it is not a strong word. See link - https://www.bu.edu/eng/files/2022/07/Action-Verbs-to-Describe-Your-Experience.pdf</w:t>
      </w:r>
      <w:r>
        <w:rPr>
          <w:rStyle w:val="CommentReference"/>
        </w:rPr>
        <w:annotationRef/>
      </w:r>
    </w:p>
  </w:comment>
  <w:comment w:initials="SR" w:author="Shah, Komal Rajan" w:date="2023-06-19T18:45:45" w:id="1739626503">
    <w:p w:rsidR="7F220AE2" w:rsidRDefault="7F220AE2" w14:paraId="7022D1D7" w14:textId="59BD34AB">
      <w:pPr>
        <w:pStyle w:val="CommentText"/>
      </w:pPr>
      <w:r w:rsidR="7F220AE2">
        <w:rPr/>
        <w:t>Rephrase this sentence - Organized a published Pose Tracking algorithm in comparison to a new algorithm to assist a PhD student.</w:t>
      </w:r>
      <w:r>
        <w:rPr>
          <w:rStyle w:val="CommentReference"/>
        </w:rPr>
        <w:annotationRef/>
      </w:r>
    </w:p>
  </w:comment>
  <w:comment w:initials="SR" w:author="Shah, Komal Rajan" w:date="2023-06-19T18:46:40" w:id="1113860897">
    <w:p w:rsidR="7F220AE2" w:rsidRDefault="7F220AE2" w14:paraId="5EA3352F" w14:textId="10D3748C">
      <w:pPr>
        <w:pStyle w:val="CommentText"/>
      </w:pPr>
      <w:r w:rsidR="7F220AE2">
        <w:rPr/>
        <w:t>Use another verb/action instead of "worked"</w:t>
      </w:r>
      <w:r>
        <w:rPr>
          <w:rStyle w:val="CommentReference"/>
        </w:rPr>
        <w:annotationRef/>
      </w:r>
    </w:p>
  </w:comment>
  <w:comment w:initials="SR" w:author="Shah, Komal Rajan" w:date="2023-06-19T18:47:17" w:id="725096219">
    <w:p w:rsidR="7F220AE2" w:rsidRDefault="7F220AE2" w14:paraId="35C034FE" w14:textId="2C5C6AF4">
      <w:pPr>
        <w:pStyle w:val="CommentText"/>
      </w:pPr>
      <w:r w:rsidR="7F220AE2">
        <w:rPr/>
        <w:t>you're already saying this in your title. Start every bullet point with a verb or action</w:t>
      </w:r>
      <w:r>
        <w:rPr>
          <w:rStyle w:val="CommentReference"/>
        </w:rPr>
        <w:annotationRef/>
      </w:r>
    </w:p>
  </w:comment>
  <w:comment w:initials="SR" w:author="Shah, Komal Rajan" w:date="2023-06-19T18:47:44" w:id="1203844844">
    <w:p w:rsidR="7F220AE2" w:rsidRDefault="7F220AE2" w14:paraId="379C2A21" w14:textId="13503F8A">
      <w:pPr>
        <w:pStyle w:val="CommentText"/>
      </w:pPr>
      <w:r w:rsidR="7F220AE2">
        <w:rPr/>
        <w:t>change</w:t>
      </w:r>
      <w:r>
        <w:rPr>
          <w:rStyle w:val="CommentReference"/>
        </w:rPr>
        <w:annotationRef/>
      </w:r>
    </w:p>
  </w:comment>
  <w:comment w:initials="SR" w:author="Shah, Komal Rajan" w:date="2023-06-19T18:49:22" w:id="411803674">
    <w:p w:rsidR="7F220AE2" w:rsidRDefault="7F220AE2" w14:paraId="47060494" w14:textId="5516AF09">
      <w:pPr>
        <w:pStyle w:val="CommentText"/>
      </w:pPr>
      <w:r w:rsidR="7F220AE2">
        <w:rPr/>
        <w:t xml:space="preserve">You do not need to explain your research and projects in a resume. You only need to write about what did you do specifically? </w:t>
      </w:r>
      <w:r>
        <w:rPr>
          <w:rStyle w:val="CommentReference"/>
        </w:rPr>
        <w:annotationRef/>
      </w:r>
    </w:p>
  </w:comment>
  <w:comment w:initials="SR" w:author="Shah, Komal Rajan" w:date="2023-06-19T18:49:45" w:id="1148751042">
    <w:p w:rsidR="7F220AE2" w:rsidRDefault="7F220AE2" w14:paraId="6C54F002" w14:textId="7A67E37E">
      <w:pPr>
        <w:pStyle w:val="CommentText"/>
      </w:pPr>
      <w:r w:rsidR="7F220AE2">
        <w:rPr/>
        <w:t>change</w:t>
      </w:r>
      <w:r>
        <w:rPr>
          <w:rStyle w:val="CommentReference"/>
        </w:rPr>
        <w:annotationRef/>
      </w:r>
    </w:p>
  </w:comment>
  <w:comment w:initials="SR" w:author="Shah, Komal Rajan" w:date="2023-06-19T18:51:19" w:id="682165695">
    <w:p w:rsidR="7F220AE2" w:rsidRDefault="7F220AE2" w14:paraId="4E2EC8D4" w14:textId="69073951">
      <w:pPr>
        <w:pStyle w:val="CommentText"/>
      </w:pPr>
      <w:r w:rsidR="7F220AE2">
        <w:rPr/>
        <w:t>Start with "Edited"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EC8159A"/>
  <w15:commentEx w15:done="0" w15:paraId="5D87E8D5"/>
  <w15:commentEx w15:done="0" w15:paraId="7022D1D7"/>
  <w15:commentEx w15:done="0" w15:paraId="5EA3352F"/>
  <w15:commentEx w15:done="0" w15:paraId="35C034FE"/>
  <w15:commentEx w15:done="0" w15:paraId="379C2A21"/>
  <w15:commentEx w15:done="0" w15:paraId="47060494"/>
  <w15:commentEx w15:done="0" w15:paraId="6C54F002"/>
  <w15:commentEx w15:done="0" w15:paraId="4E2EC8D4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0004948" w16cex:dateUtc="2023-06-19T22:42:08.583Z"/>
  <w16cex:commentExtensible w16cex:durableId="6BC362A1" w16cex:dateUtc="2023-06-19T22:44:22.926Z"/>
  <w16cex:commentExtensible w16cex:durableId="7C4A6E88" w16cex:dateUtc="2023-06-19T22:45:45.963Z"/>
  <w16cex:commentExtensible w16cex:durableId="0BACF4B6" w16cex:dateUtc="2023-06-19T22:46:40.782Z"/>
  <w16cex:commentExtensible w16cex:durableId="6043672E" w16cex:dateUtc="2023-06-19T22:47:17.594Z"/>
  <w16cex:commentExtensible w16cex:durableId="6013B813" w16cex:dateUtc="2023-06-19T22:47:44.758Z"/>
  <w16cex:commentExtensible w16cex:durableId="167C04E4" w16cex:dateUtc="2023-06-19T22:49:22.133Z"/>
  <w16cex:commentExtensible w16cex:durableId="297A6BDD" w16cex:dateUtc="2023-06-19T22:49:45.496Z"/>
  <w16cex:commentExtensible w16cex:durableId="0F500407" w16cex:dateUtc="2023-06-19T22:51:19.4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EC8159A" w16cid:durableId="70004948"/>
  <w16cid:commentId w16cid:paraId="5D87E8D5" w16cid:durableId="6BC362A1"/>
  <w16cid:commentId w16cid:paraId="7022D1D7" w16cid:durableId="7C4A6E88"/>
  <w16cid:commentId w16cid:paraId="5EA3352F" w16cid:durableId="0BACF4B6"/>
  <w16cid:commentId w16cid:paraId="35C034FE" w16cid:durableId="6043672E"/>
  <w16cid:commentId w16cid:paraId="379C2A21" w16cid:durableId="6013B813"/>
  <w16cid:commentId w16cid:paraId="47060494" w16cid:durableId="167C04E4"/>
  <w16cid:commentId w16cid:paraId="6C54F002" w16cid:durableId="297A6BDD"/>
  <w16cid:commentId w16cid:paraId="4E2EC8D4" w16cid:durableId="0F50040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5AD1" w:rsidRDefault="006A5AD1" w14:paraId="5C33D8EE" w14:textId="77777777">
      <w:r>
        <w:separator/>
      </w:r>
    </w:p>
  </w:endnote>
  <w:endnote w:type="continuationSeparator" w:id="0">
    <w:p w:rsidR="006A5AD1" w:rsidRDefault="006A5AD1" w14:paraId="071492C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5AD1" w:rsidRDefault="006A5AD1" w14:paraId="4C63F97D" w14:textId="77777777">
      <w:r>
        <w:separator/>
      </w:r>
    </w:p>
  </w:footnote>
  <w:footnote w:type="continuationSeparator" w:id="0">
    <w:p w:rsidR="006A5AD1" w:rsidRDefault="006A5AD1" w14:paraId="33E7831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C0364" w:rsidR="004F28C5" w:rsidRDefault="00F62D17" w14:paraId="7CBCBF06" w14:textId="77777777">
    <w:pPr>
      <w:pStyle w:val="Header"/>
      <w:rPr>
        <w:rFonts w:ascii="Times New Roman" w:hAnsi="Times New Roman" w:cs="Times New Roman"/>
        <w:b/>
        <w:sz w:val="30"/>
        <w:szCs w:val="30"/>
      </w:rPr>
    </w:pPr>
    <w:r w:rsidRPr="006C0364">
      <w:rPr>
        <w:rFonts w:ascii="Times New Roman" w:hAnsi="Times New Roman" w:cs="Times New Roman"/>
        <w:b/>
        <w:sz w:val="30"/>
        <w:szCs w:val="30"/>
      </w:rPr>
      <w:t>Yangruirui ZHOU</w:t>
    </w:r>
  </w:p>
  <w:p w:rsidRPr="002564C2" w:rsidR="004F28C5" w:rsidRDefault="00F62D17" w14:paraId="6FF93A65" w14:textId="4BD6D5E9">
    <w:pPr>
      <w:pStyle w:val="Header"/>
      <w:rPr>
        <w:rFonts w:ascii="Times New Roman" w:hAnsi="Times New Roman" w:cs="Times New Roman"/>
        <w:sz w:val="22"/>
        <w:szCs w:val="22"/>
      </w:rPr>
    </w:pPr>
    <w:r w:rsidRPr="002564C2">
      <w:rPr>
        <w:rFonts w:ascii="Times New Roman" w:hAnsi="Times New Roman" w:cs="Times New Roman"/>
        <w:sz w:val="22"/>
        <w:szCs w:val="28"/>
      </w:rPr>
      <w:t xml:space="preserve">Email: </w:t>
    </w:r>
    <w:hyperlink w:history="1" r:id="rId1">
      <w:r w:rsidRPr="002564C2" w:rsidR="00223AF4">
        <w:rPr>
          <w:rStyle w:val="Hyperlink"/>
          <w:rFonts w:ascii="Times New Roman" w:hAnsi="Times New Roman" w:eastAsia="微软雅黑" w:cs="Times New Roman"/>
          <w:sz w:val="22"/>
          <w:szCs w:val="28"/>
          <w:shd w:val="clear" w:color="auto" w:fill="FFFFFF"/>
        </w:rPr>
        <w:t>yrrzhou@bu.edu</w:t>
      </w:r>
    </w:hyperlink>
    <w:r w:rsidRPr="002564C2">
      <w:rPr>
        <w:rFonts w:ascii="Times New Roman" w:hAnsi="Times New Roman" w:cs="Times New Roman"/>
        <w:sz w:val="22"/>
        <w:szCs w:val="22"/>
      </w:rPr>
      <w:ptab w:alignment="center" w:relativeTo="margin" w:leader="none"/>
    </w:r>
    <w:r w:rsidRPr="002564C2">
      <w:rPr>
        <w:rFonts w:ascii="Times New Roman" w:hAnsi="Times New Roman" w:cs="Times New Roman"/>
        <w:sz w:val="22"/>
        <w:szCs w:val="28"/>
      </w:rPr>
      <w:t xml:space="preserve">Tel: </w:t>
    </w:r>
    <w:bookmarkStart w:name="OLE_LINK9" w:id="3"/>
    <w:r w:rsidRPr="002564C2">
      <w:rPr>
        <w:rFonts w:ascii="Times New Roman" w:hAnsi="Times New Roman" w:cs="Times New Roman"/>
        <w:sz w:val="22"/>
        <w:szCs w:val="28"/>
      </w:rPr>
      <w:t>(</w:t>
    </w:r>
    <w:r w:rsidRPr="002564C2">
      <w:rPr>
        <w:rFonts w:ascii="Times New Roman" w:hAnsi="Times New Roman" w:eastAsia="微软雅黑" w:cs="Times New Roman"/>
        <w:color w:val="333333"/>
        <w:sz w:val="22"/>
        <w:szCs w:val="28"/>
        <w:shd w:val="clear" w:color="auto" w:fill="FFFFFF"/>
      </w:rPr>
      <w:t>+</w:t>
    </w:r>
    <w:r w:rsidRPr="002564C2" w:rsidR="00223AF4">
      <w:rPr>
        <w:rFonts w:ascii="Times New Roman" w:hAnsi="Times New Roman" w:eastAsia="微软雅黑" w:cs="Times New Roman"/>
        <w:color w:val="333333"/>
        <w:sz w:val="22"/>
        <w:szCs w:val="28"/>
        <w:shd w:val="clear" w:color="auto" w:fill="FFFFFF"/>
      </w:rPr>
      <w:t>1</w:t>
    </w:r>
    <w:r w:rsidRPr="002564C2">
      <w:rPr>
        <w:rFonts w:ascii="Times New Roman" w:hAnsi="Times New Roman" w:eastAsia="微软雅黑" w:cs="Times New Roman"/>
        <w:color w:val="333333"/>
        <w:sz w:val="22"/>
        <w:szCs w:val="28"/>
        <w:shd w:val="clear" w:color="auto" w:fill="FFFFFF"/>
      </w:rPr>
      <w:t>)</w:t>
    </w:r>
    <w:r w:rsidRPr="002564C2" w:rsidR="00223AF4">
      <w:rPr>
        <w:rFonts w:ascii="Times New Roman" w:hAnsi="Times New Roman" w:eastAsia="微软雅黑" w:cs="Times New Roman"/>
        <w:color w:val="333333"/>
        <w:sz w:val="22"/>
        <w:szCs w:val="28"/>
        <w:shd w:val="clear" w:color="auto" w:fill="FFFFFF"/>
      </w:rPr>
      <w:t xml:space="preserve"> 857-763-9402</w:t>
    </w:r>
    <w:bookmarkEnd w:id="3"/>
    <w:r w:rsidRPr="002564C2">
      <w:rPr>
        <w:rFonts w:ascii="Times New Roman" w:hAnsi="Times New Roman" w:cs="Times New Roman"/>
        <w:sz w:val="22"/>
        <w:szCs w:val="22"/>
      </w:rPr>
      <w:ptab w:alignment="right" w:relativeTo="margin" w:leader="none"/>
    </w:r>
    <w:r w:rsidRPr="002564C2">
      <w:rPr>
        <w:rFonts w:ascii="Times New Roman" w:hAnsi="Times New Roman" w:eastAsia="微软雅黑" w:cs="Times New Roman"/>
        <w:sz w:val="22"/>
        <w:szCs w:val="28"/>
      </w:rPr>
      <w:t xml:space="preserve">  </w:t>
    </w:r>
    <w:r w:rsidR="002564C2">
      <w:rPr>
        <w:rFonts w:ascii="Times New Roman" w:hAnsi="Times New Roman" w:cs="Times New Roman"/>
        <w:sz w:val="22"/>
        <w:szCs w:val="28"/>
      </w:rPr>
      <w:t>Boston, 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315"/>
    <w:multiLevelType w:val="hybridMultilevel"/>
    <w:tmpl w:val="342E54C4"/>
    <w:lvl w:ilvl="0" w:tplc="04090001">
      <w:start w:val="1"/>
      <w:numFmt w:val="bullet"/>
      <w:lvlText w:val=""/>
      <w:lvlJc w:val="left"/>
      <w:pPr>
        <w:ind w:left="88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1" w15:restartNumberingAfterBreak="0">
    <w:nsid w:val="01DC154F"/>
    <w:multiLevelType w:val="hybridMultilevel"/>
    <w:tmpl w:val="3CE801B0"/>
    <w:lvl w:ilvl="0" w:tplc="04090001">
      <w:start w:val="1"/>
      <w:numFmt w:val="bullet"/>
      <w:lvlText w:val=""/>
      <w:lvlJc w:val="left"/>
      <w:pPr>
        <w:ind w:left="65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hint="default" w:ascii="Wingdings" w:hAnsi="Wingdings"/>
      </w:rPr>
    </w:lvl>
  </w:abstractNum>
  <w:abstractNum w:abstractNumId="2" w15:restartNumberingAfterBreak="0">
    <w:nsid w:val="0C960472"/>
    <w:multiLevelType w:val="hybridMultilevel"/>
    <w:tmpl w:val="79644DEA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 w15:restartNumberingAfterBreak="0">
    <w:nsid w:val="0E9475E6"/>
    <w:multiLevelType w:val="hybridMultilevel"/>
    <w:tmpl w:val="C80CE7E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 w15:restartNumberingAfterBreak="0">
    <w:nsid w:val="0F846597"/>
    <w:multiLevelType w:val="hybridMultilevel"/>
    <w:tmpl w:val="AA249640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 w15:restartNumberingAfterBreak="0">
    <w:nsid w:val="12311A5C"/>
    <w:multiLevelType w:val="hybridMultilevel"/>
    <w:tmpl w:val="D9ECDA8C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 w15:restartNumberingAfterBreak="0">
    <w:nsid w:val="194D54DA"/>
    <w:multiLevelType w:val="hybridMultilevel"/>
    <w:tmpl w:val="3B22E2E6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 w15:restartNumberingAfterBreak="0">
    <w:nsid w:val="25C94B4E"/>
    <w:multiLevelType w:val="hybridMultilevel"/>
    <w:tmpl w:val="6344AF06"/>
    <w:lvl w:ilvl="0" w:tplc="04090001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8" w15:restartNumberingAfterBreak="0">
    <w:nsid w:val="3E545F25"/>
    <w:multiLevelType w:val="hybridMultilevel"/>
    <w:tmpl w:val="B87C1E4C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 w15:restartNumberingAfterBreak="0">
    <w:nsid w:val="55B72109"/>
    <w:multiLevelType w:val="hybridMultilevel"/>
    <w:tmpl w:val="21FAF02C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 w15:restartNumberingAfterBreak="0">
    <w:nsid w:val="5DB57F80"/>
    <w:multiLevelType w:val="singleLevel"/>
    <w:tmpl w:val="5DB57F80"/>
    <w:lvl w:ilvl="0">
      <w:start w:val="1"/>
      <w:numFmt w:val="bullet"/>
      <w:lvlText w:val=""/>
      <w:lvlJc w:val="left"/>
      <w:pPr>
        <w:tabs>
          <w:tab w:val="left" w:pos="170"/>
        </w:tabs>
        <w:ind w:left="170" w:hanging="170"/>
      </w:pPr>
      <w:rPr>
        <w:rFonts w:hint="default" w:ascii="Wingdings" w:hAnsi="Wingdings"/>
        <w:sz w:val="13"/>
      </w:rPr>
    </w:lvl>
  </w:abstractNum>
  <w:abstractNum w:abstractNumId="11" w15:restartNumberingAfterBreak="0">
    <w:nsid w:val="5F662934"/>
    <w:multiLevelType w:val="hybridMultilevel"/>
    <w:tmpl w:val="E2FED82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 w15:restartNumberingAfterBreak="0">
    <w:nsid w:val="68C87B4B"/>
    <w:multiLevelType w:val="hybridMultilevel"/>
    <w:tmpl w:val="83FA798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 w15:restartNumberingAfterBreak="0">
    <w:nsid w:val="6EDA77D0"/>
    <w:multiLevelType w:val="hybridMultilevel"/>
    <w:tmpl w:val="72A6D8EE"/>
    <w:lvl w:ilvl="0" w:tplc="04090001">
      <w:start w:val="1"/>
      <w:numFmt w:val="bullet"/>
      <w:lvlText w:val=""/>
      <w:lvlJc w:val="left"/>
      <w:pPr>
        <w:ind w:left="882" w:hanging="44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hint="default" w:ascii="Wingdings" w:hAnsi="Wingdings"/>
      </w:rPr>
    </w:lvl>
  </w:abstractNum>
  <w:abstractNum w:abstractNumId="14" w15:restartNumberingAfterBreak="0">
    <w:nsid w:val="731F3C0A"/>
    <w:multiLevelType w:val="hybridMultilevel"/>
    <w:tmpl w:val="37B2020E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 w16cid:durableId="203635528">
    <w:abstractNumId w:val="10"/>
  </w:num>
  <w:num w:numId="2" w16cid:durableId="673656172">
    <w:abstractNumId w:val="10"/>
  </w:num>
  <w:num w:numId="3" w16cid:durableId="489711894">
    <w:abstractNumId w:val="8"/>
  </w:num>
  <w:num w:numId="4" w16cid:durableId="602611042">
    <w:abstractNumId w:val="13"/>
  </w:num>
  <w:num w:numId="5" w16cid:durableId="547379601">
    <w:abstractNumId w:val="12"/>
  </w:num>
  <w:num w:numId="6" w16cid:durableId="1447886964">
    <w:abstractNumId w:val="6"/>
  </w:num>
  <w:num w:numId="7" w16cid:durableId="1765875879">
    <w:abstractNumId w:val="9"/>
  </w:num>
  <w:num w:numId="8" w16cid:durableId="1418672114">
    <w:abstractNumId w:val="2"/>
  </w:num>
  <w:num w:numId="9" w16cid:durableId="876237428">
    <w:abstractNumId w:val="0"/>
  </w:num>
  <w:num w:numId="10" w16cid:durableId="522792948">
    <w:abstractNumId w:val="11"/>
  </w:num>
  <w:num w:numId="11" w16cid:durableId="1128739302">
    <w:abstractNumId w:val="1"/>
  </w:num>
  <w:num w:numId="12" w16cid:durableId="1252393834">
    <w:abstractNumId w:val="7"/>
  </w:num>
  <w:num w:numId="13" w16cid:durableId="1255090662">
    <w:abstractNumId w:val="3"/>
  </w:num>
  <w:num w:numId="14" w16cid:durableId="1113749654">
    <w:abstractNumId w:val="14"/>
  </w:num>
  <w:num w:numId="15" w16cid:durableId="1032343133">
    <w:abstractNumId w:val="5"/>
  </w:num>
  <w:num w:numId="16" w16cid:durableId="1493713774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hah, Komal Rajan">
    <w15:presenceInfo w15:providerId="AD" w15:userId="S::komals@bu.edu::383d2922-8478-49b6-bfa0-9653d554f4e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bordersDoNotSurroundHeader/>
  <w:bordersDoNotSurroundFooter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241"/>
    <w:rsid w:val="000021FA"/>
    <w:rsid w:val="00010190"/>
    <w:rsid w:val="0007646D"/>
    <w:rsid w:val="000772BD"/>
    <w:rsid w:val="00086CD4"/>
    <w:rsid w:val="000A196A"/>
    <w:rsid w:val="000B4C9C"/>
    <w:rsid w:val="000E720D"/>
    <w:rsid w:val="00132BB5"/>
    <w:rsid w:val="001505F3"/>
    <w:rsid w:val="00156291"/>
    <w:rsid w:val="001774DC"/>
    <w:rsid w:val="00197687"/>
    <w:rsid w:val="002029D9"/>
    <w:rsid w:val="002117E5"/>
    <w:rsid w:val="0021767F"/>
    <w:rsid w:val="00222297"/>
    <w:rsid w:val="00223AF4"/>
    <w:rsid w:val="00232240"/>
    <w:rsid w:val="0025127B"/>
    <w:rsid w:val="002564C2"/>
    <w:rsid w:val="0027149C"/>
    <w:rsid w:val="002A06D0"/>
    <w:rsid w:val="002B3CDF"/>
    <w:rsid w:val="002B56E2"/>
    <w:rsid w:val="002E218C"/>
    <w:rsid w:val="00313155"/>
    <w:rsid w:val="003237E0"/>
    <w:rsid w:val="0032694F"/>
    <w:rsid w:val="00355309"/>
    <w:rsid w:val="003627FA"/>
    <w:rsid w:val="003A331D"/>
    <w:rsid w:val="003C2350"/>
    <w:rsid w:val="003C4A9F"/>
    <w:rsid w:val="003E4CFB"/>
    <w:rsid w:val="00445D46"/>
    <w:rsid w:val="00450A04"/>
    <w:rsid w:val="004B4F39"/>
    <w:rsid w:val="004E7415"/>
    <w:rsid w:val="005268F7"/>
    <w:rsid w:val="00530758"/>
    <w:rsid w:val="005712A4"/>
    <w:rsid w:val="005A271F"/>
    <w:rsid w:val="005D3D55"/>
    <w:rsid w:val="005E7D2F"/>
    <w:rsid w:val="00612F19"/>
    <w:rsid w:val="00621B84"/>
    <w:rsid w:val="006421B8"/>
    <w:rsid w:val="0065446E"/>
    <w:rsid w:val="0068587A"/>
    <w:rsid w:val="006A5AD1"/>
    <w:rsid w:val="006C7520"/>
    <w:rsid w:val="006F2CA5"/>
    <w:rsid w:val="00712973"/>
    <w:rsid w:val="007563A4"/>
    <w:rsid w:val="007815D9"/>
    <w:rsid w:val="00786B13"/>
    <w:rsid w:val="0079194D"/>
    <w:rsid w:val="007A3424"/>
    <w:rsid w:val="007C3FA7"/>
    <w:rsid w:val="007D38F2"/>
    <w:rsid w:val="007D792D"/>
    <w:rsid w:val="007E1CB2"/>
    <w:rsid w:val="007E20F2"/>
    <w:rsid w:val="00864C47"/>
    <w:rsid w:val="00870241"/>
    <w:rsid w:val="00876393"/>
    <w:rsid w:val="00882792"/>
    <w:rsid w:val="0089798D"/>
    <w:rsid w:val="008A150E"/>
    <w:rsid w:val="008A6625"/>
    <w:rsid w:val="008A6968"/>
    <w:rsid w:val="008B3B32"/>
    <w:rsid w:val="008C38A2"/>
    <w:rsid w:val="008D32F0"/>
    <w:rsid w:val="008E3600"/>
    <w:rsid w:val="00930055"/>
    <w:rsid w:val="0093021E"/>
    <w:rsid w:val="00944BB1"/>
    <w:rsid w:val="00951A06"/>
    <w:rsid w:val="0096071F"/>
    <w:rsid w:val="0097557E"/>
    <w:rsid w:val="00A033E6"/>
    <w:rsid w:val="00A34E71"/>
    <w:rsid w:val="00A455F6"/>
    <w:rsid w:val="00A5226C"/>
    <w:rsid w:val="00A708D6"/>
    <w:rsid w:val="00A73D65"/>
    <w:rsid w:val="00AA0E80"/>
    <w:rsid w:val="00AB672F"/>
    <w:rsid w:val="00AF684A"/>
    <w:rsid w:val="00B46A05"/>
    <w:rsid w:val="00B82ECF"/>
    <w:rsid w:val="00B86496"/>
    <w:rsid w:val="00BD7ED1"/>
    <w:rsid w:val="00BF461C"/>
    <w:rsid w:val="00C00608"/>
    <w:rsid w:val="00C350FF"/>
    <w:rsid w:val="00C367C1"/>
    <w:rsid w:val="00C47B3D"/>
    <w:rsid w:val="00C503A3"/>
    <w:rsid w:val="00C652D1"/>
    <w:rsid w:val="00C665B0"/>
    <w:rsid w:val="00C805FB"/>
    <w:rsid w:val="00C914E6"/>
    <w:rsid w:val="00CA039C"/>
    <w:rsid w:val="00CD142F"/>
    <w:rsid w:val="00CD465C"/>
    <w:rsid w:val="00CF2208"/>
    <w:rsid w:val="00D03F8A"/>
    <w:rsid w:val="00D04B3B"/>
    <w:rsid w:val="00D16AF5"/>
    <w:rsid w:val="00D179A2"/>
    <w:rsid w:val="00D326D8"/>
    <w:rsid w:val="00D363B3"/>
    <w:rsid w:val="00D74099"/>
    <w:rsid w:val="00D80027"/>
    <w:rsid w:val="00DC544B"/>
    <w:rsid w:val="00DD045D"/>
    <w:rsid w:val="00DD096F"/>
    <w:rsid w:val="00DD420F"/>
    <w:rsid w:val="00DE0CD1"/>
    <w:rsid w:val="00E05E18"/>
    <w:rsid w:val="00E3301B"/>
    <w:rsid w:val="00E85BBB"/>
    <w:rsid w:val="00EA1546"/>
    <w:rsid w:val="00EA249B"/>
    <w:rsid w:val="00EC4B56"/>
    <w:rsid w:val="00EC4E59"/>
    <w:rsid w:val="00F0147A"/>
    <w:rsid w:val="00F03F02"/>
    <w:rsid w:val="00F42D42"/>
    <w:rsid w:val="00F62D17"/>
    <w:rsid w:val="00F62EBF"/>
    <w:rsid w:val="00FB7858"/>
    <w:rsid w:val="00FD0D38"/>
    <w:rsid w:val="00FF0519"/>
    <w:rsid w:val="0385CD16"/>
    <w:rsid w:val="06D843ED"/>
    <w:rsid w:val="12E86E26"/>
    <w:rsid w:val="1BA0FE9E"/>
    <w:rsid w:val="1D3CCEFF"/>
    <w:rsid w:val="1ED89F60"/>
    <w:rsid w:val="200FC4B0"/>
    <w:rsid w:val="25B970AE"/>
    <w:rsid w:val="39704006"/>
    <w:rsid w:val="40511154"/>
    <w:rsid w:val="40511154"/>
    <w:rsid w:val="4283F6F7"/>
    <w:rsid w:val="4F98E7C9"/>
    <w:rsid w:val="639B07FF"/>
    <w:rsid w:val="692C4DD7"/>
    <w:rsid w:val="73091E5B"/>
    <w:rsid w:val="7893480D"/>
    <w:rsid w:val="7B03BEB7"/>
    <w:rsid w:val="7F22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E9C6F"/>
  <w15:chartTrackingRefBased/>
  <w15:docId w15:val="{8CB74098-9323-46B4-B03F-3A348C0746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367C1"/>
    <w:pPr>
      <w:widowControl w:val="0"/>
      <w:spacing w:after="0" w:line="240" w:lineRule="auto"/>
      <w:jc w:val="both"/>
    </w:pPr>
    <w:rPr>
      <w:kern w:val="2"/>
      <w:sz w:val="21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qFormat/>
    <w:rsid w:val="006F2CA5"/>
    <w:rPr>
      <w:color w:val="0000FF"/>
      <w:u w:val="single"/>
    </w:rPr>
  </w:style>
  <w:style w:type="paragraph" w:styleId="Header">
    <w:name w:val="header"/>
    <w:basedOn w:val="Normal"/>
    <w:link w:val="HeaderChar"/>
    <w:rsid w:val="006F2CA5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rsid w:val="006F2CA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64C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864C47"/>
    <w:rPr>
      <w:kern w:val="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665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E218C"/>
    <w:pPr>
      <w:ind w:firstLine="420" w:firstLineChars="200"/>
    </w:pPr>
  </w:style>
  <w:style w:type="character" w:styleId="FollowedHyperlink">
    <w:name w:val="FollowedHyperlink"/>
    <w:basedOn w:val="DefaultParagraphFont"/>
    <w:uiPriority w:val="99"/>
    <w:semiHidden/>
    <w:unhideWhenUsed/>
    <w:rsid w:val="00786B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9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youtu.be/Lxb0-PcZPGs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2019.igem.org/Team:UESTC-Software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omments" Target="comments.xml" Id="Rbcb1dd6874f04a75" /><Relationship Type="http://schemas.microsoft.com/office/2011/relationships/people" Target="people.xml" Id="R9af44013f4b3417a" /><Relationship Type="http://schemas.microsoft.com/office/2011/relationships/commentsExtended" Target="commentsExtended.xml" Id="Rb6de111cf653469f" /><Relationship Type="http://schemas.microsoft.com/office/2016/09/relationships/commentsIds" Target="commentsIds.xml" Id="R667d5d76d79542f4" /><Relationship Type="http://schemas.microsoft.com/office/2018/08/relationships/commentsExtensible" Target="commentsExtensible.xml" Id="Rc23182e57d7a41b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yrrzhou@b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PC</dc:creator>
  <keywords/>
  <dc:description/>
  <lastModifiedBy>Zhou, Yangruirui</lastModifiedBy>
  <revision>18</revision>
  <lastPrinted>2023-06-13T02:59:00.0000000Z</lastPrinted>
  <dcterms:created xsi:type="dcterms:W3CDTF">2023-06-14T14:16:00.0000000Z</dcterms:created>
  <dcterms:modified xsi:type="dcterms:W3CDTF">2023-07-09T00:38:14.0493155Z</dcterms:modified>
</coreProperties>
</file>